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B594DF" w14:textId="77777777" w:rsidR="00624E88" w:rsidRPr="00B863A0" w:rsidRDefault="00624E88" w:rsidP="00624E88">
      <w:pPr>
        <w:spacing w:line="276" w:lineRule="auto"/>
        <w:jc w:val="center"/>
        <w:rPr>
          <w:rFonts w:asciiTheme="minorHAnsi" w:hAnsiTheme="minorHAnsi" w:cstheme="minorHAnsi"/>
          <w:b/>
          <w:color w:val="000000" w:themeColor="text1"/>
          <w:sz w:val="22"/>
          <w:szCs w:val="22"/>
          <w:lang w:val="en-GB"/>
        </w:rPr>
      </w:pPr>
      <w:r w:rsidRPr="00B863A0">
        <w:rPr>
          <w:rFonts w:ascii="Calibri" w:hAnsi="Calibri" w:cs="Calibri"/>
          <w:color w:val="000000" w:themeColor="text1"/>
          <w:sz w:val="22"/>
          <w:szCs w:val="22"/>
          <w:lang w:val="en-GB"/>
        </w:rPr>
        <w:t>FUMA Practical 202</w:t>
      </w:r>
      <w:r>
        <w:rPr>
          <w:rFonts w:ascii="Calibri" w:hAnsi="Calibri" w:cs="Calibri"/>
          <w:color w:val="000000" w:themeColor="text1"/>
          <w:sz w:val="22"/>
          <w:szCs w:val="22"/>
          <w:lang w:val="en-GB"/>
        </w:rPr>
        <w:t>6</w:t>
      </w:r>
    </w:p>
    <w:p w14:paraId="0C1D2E78" w14:textId="4DC84B61" w:rsidR="00624E88" w:rsidRPr="00B863A0" w:rsidRDefault="003E4755" w:rsidP="00624E88">
      <w:pPr>
        <w:rPr>
          <w:rFonts w:asciiTheme="minorHAnsi" w:hAnsiTheme="minorHAnsi" w:cstheme="minorHAnsi"/>
          <w:sz w:val="22"/>
          <w:szCs w:val="22"/>
          <w:lang w:val="en-GB"/>
        </w:rPr>
      </w:pPr>
      <w:hyperlink r:id="rId6" w:history="1">
        <w:r w:rsidR="00624E88" w:rsidRPr="00B863A0">
          <w:rPr>
            <w:rStyle w:val="Hyperlink"/>
            <w:rFonts w:asciiTheme="minorHAnsi" w:hAnsiTheme="minorHAnsi" w:cstheme="minorHAnsi"/>
            <w:sz w:val="22"/>
            <w:szCs w:val="22"/>
            <w:lang w:val="en-GB"/>
          </w:rPr>
          <w:t>FUMA GWAS</w:t>
        </w:r>
      </w:hyperlink>
      <w:r w:rsidR="00624E88" w:rsidRPr="00B863A0">
        <w:rPr>
          <w:rFonts w:asciiTheme="minorHAnsi" w:hAnsiTheme="minorHAnsi" w:cstheme="minorHAnsi"/>
          <w:sz w:val="22"/>
          <w:szCs w:val="22"/>
          <w:lang w:val="en-GB"/>
        </w:rPr>
        <w:t xml:space="preserve"> uses information from publicly available annotation and mapping datasets </w:t>
      </w:r>
    </w:p>
    <w:p w14:paraId="568C6405" w14:textId="37B6A616" w:rsidR="00624E88" w:rsidRPr="00B863A0" w:rsidRDefault="00624E88" w:rsidP="00624E88">
      <w:pPr>
        <w:rPr>
          <w:rFonts w:asciiTheme="minorHAnsi" w:hAnsiTheme="minorHAnsi" w:cstheme="minorHAnsi"/>
          <w:sz w:val="22"/>
          <w:szCs w:val="22"/>
          <w:lang w:val="en-GB"/>
        </w:rPr>
      </w:pPr>
      <w:r w:rsidRPr="00B863A0">
        <w:rPr>
          <w:rFonts w:asciiTheme="minorHAnsi" w:hAnsiTheme="minorHAnsi" w:cstheme="minorHAnsi"/>
          <w:sz w:val="22"/>
          <w:szCs w:val="22"/>
          <w:lang w:val="en-GB"/>
        </w:rPr>
        <w:t>We will work with results from published GWAS studies</w:t>
      </w:r>
      <w:r w:rsidR="00BE78A7">
        <w:rPr>
          <w:rFonts w:asciiTheme="minorHAnsi" w:hAnsiTheme="minorHAnsi" w:cstheme="minorHAnsi"/>
          <w:sz w:val="22"/>
          <w:szCs w:val="22"/>
          <w:lang w:val="en-GB"/>
        </w:rPr>
        <w:t xml:space="preserve"> </w:t>
      </w:r>
      <w:r w:rsidRPr="00B863A0">
        <w:rPr>
          <w:rFonts w:asciiTheme="minorHAnsi" w:hAnsiTheme="minorHAnsi" w:cstheme="minorHAnsi"/>
          <w:sz w:val="22"/>
          <w:szCs w:val="22"/>
          <w:lang w:val="en-GB"/>
        </w:rPr>
        <w:t xml:space="preserve">– </w:t>
      </w:r>
      <w:r w:rsidRPr="00B863A0">
        <w:rPr>
          <w:rFonts w:asciiTheme="minorHAnsi" w:hAnsiTheme="minorHAnsi" w:cstheme="minorHAnsi"/>
          <w:sz w:val="22"/>
          <w:szCs w:val="22"/>
          <w:u w:val="single"/>
          <w:lang w:val="en-GB"/>
        </w:rPr>
        <w:t xml:space="preserve">you can choose </w:t>
      </w:r>
      <w:r w:rsidRPr="00B863A0">
        <w:rPr>
          <w:rFonts w:asciiTheme="minorHAnsi" w:hAnsiTheme="minorHAnsi" w:cstheme="minorHAnsi"/>
          <w:sz w:val="22"/>
          <w:szCs w:val="22"/>
          <w:lang w:val="en-GB"/>
        </w:rPr>
        <w:t xml:space="preserve">which trait to work on. </w:t>
      </w:r>
    </w:p>
    <w:p w14:paraId="1CF8EB4C" w14:textId="77777777" w:rsidR="00BE78A7" w:rsidRDefault="00BE78A7" w:rsidP="00BE78A7">
      <w:pPr>
        <w:pStyle w:val="ListParagraph"/>
        <w:numPr>
          <w:ilvl w:val="0"/>
          <w:numId w:val="16"/>
        </w:numPr>
        <w:rPr>
          <w:rFonts w:asciiTheme="minorHAnsi" w:hAnsiTheme="minorHAnsi" w:cstheme="minorHAnsi"/>
          <w:sz w:val="22"/>
          <w:szCs w:val="22"/>
          <w:lang w:val="en-GB"/>
        </w:rPr>
      </w:pPr>
      <w:r>
        <w:rPr>
          <w:rFonts w:asciiTheme="minorHAnsi" w:hAnsiTheme="minorHAnsi" w:cstheme="minorHAnsi"/>
          <w:sz w:val="22"/>
          <w:szCs w:val="22"/>
          <w:lang w:val="en-GB"/>
        </w:rPr>
        <w:t xml:space="preserve">Anxiety (ANX; </w:t>
      </w:r>
      <w:hyperlink r:id="rId7" w:history="1">
        <w:r w:rsidRPr="006101F2">
          <w:rPr>
            <w:rStyle w:val="Hyperlink"/>
            <w:rFonts w:asciiTheme="minorHAnsi" w:hAnsiTheme="minorHAnsi" w:cstheme="minorHAnsi"/>
            <w:sz w:val="22"/>
            <w:szCs w:val="22"/>
            <w:lang w:val="en-GB"/>
          </w:rPr>
          <w:t>Strom et al. 2026</w:t>
        </w:r>
      </w:hyperlink>
      <w:r>
        <w:rPr>
          <w:rFonts w:asciiTheme="minorHAnsi" w:hAnsiTheme="minorHAnsi" w:cstheme="minorHAnsi"/>
          <w:sz w:val="22"/>
          <w:szCs w:val="22"/>
          <w:lang w:val="en-GB"/>
        </w:rPr>
        <w:t>)</w:t>
      </w:r>
    </w:p>
    <w:p w14:paraId="4A46E62B" w14:textId="3EC988AB" w:rsidR="00BE78A7" w:rsidRPr="00BE78A7" w:rsidRDefault="00BE78A7" w:rsidP="00BE78A7">
      <w:pPr>
        <w:pStyle w:val="ListParagraph"/>
        <w:numPr>
          <w:ilvl w:val="0"/>
          <w:numId w:val="16"/>
        </w:numPr>
        <w:rPr>
          <w:rFonts w:asciiTheme="minorHAnsi" w:hAnsiTheme="minorHAnsi" w:cstheme="minorHAnsi"/>
          <w:sz w:val="22"/>
          <w:szCs w:val="22"/>
          <w:lang w:val="en-GB"/>
        </w:rPr>
      </w:pPr>
      <w:r>
        <w:rPr>
          <w:rFonts w:asciiTheme="minorHAnsi" w:hAnsiTheme="minorHAnsi" w:cstheme="minorHAnsi"/>
          <w:sz w:val="22"/>
          <w:szCs w:val="22"/>
          <w:lang w:val="en-GB"/>
        </w:rPr>
        <w:t xml:space="preserve">Alzheimer’s disease (ALZ; </w:t>
      </w:r>
      <w:hyperlink r:id="rId8" w:history="1">
        <w:proofErr w:type="spellStart"/>
        <w:r w:rsidRPr="006C02A9">
          <w:rPr>
            <w:rStyle w:val="Hyperlink"/>
            <w:rFonts w:asciiTheme="minorHAnsi" w:hAnsiTheme="minorHAnsi" w:cstheme="minorHAnsi"/>
            <w:sz w:val="22"/>
            <w:szCs w:val="22"/>
            <w:lang w:val="en-GB"/>
          </w:rPr>
          <w:t>Uffelmann</w:t>
        </w:r>
        <w:proofErr w:type="spellEnd"/>
        <w:r w:rsidRPr="006C02A9">
          <w:rPr>
            <w:rStyle w:val="Hyperlink"/>
            <w:rFonts w:asciiTheme="minorHAnsi" w:hAnsiTheme="minorHAnsi" w:cstheme="minorHAnsi"/>
            <w:sz w:val="22"/>
            <w:szCs w:val="22"/>
            <w:lang w:val="en-GB"/>
          </w:rPr>
          <w:t xml:space="preserve"> and Wightman et al. 2025</w:t>
        </w:r>
      </w:hyperlink>
      <w:r>
        <w:rPr>
          <w:rFonts w:asciiTheme="minorHAnsi" w:hAnsiTheme="minorHAnsi" w:cstheme="minorHAnsi"/>
          <w:sz w:val="22"/>
          <w:szCs w:val="22"/>
          <w:lang w:val="en-GB"/>
        </w:rPr>
        <w:t>)</w:t>
      </w:r>
    </w:p>
    <w:p w14:paraId="62E5F705" w14:textId="0ADFE452" w:rsidR="00624E88" w:rsidRPr="00B863A0" w:rsidRDefault="00624E88" w:rsidP="00624E88">
      <w:pPr>
        <w:pStyle w:val="ListParagraph"/>
        <w:numPr>
          <w:ilvl w:val="0"/>
          <w:numId w:val="16"/>
        </w:numPr>
        <w:rPr>
          <w:rFonts w:asciiTheme="minorHAnsi" w:hAnsiTheme="minorHAnsi" w:cstheme="minorHAnsi"/>
          <w:sz w:val="22"/>
          <w:szCs w:val="22"/>
          <w:lang w:val="en-GB"/>
        </w:rPr>
      </w:pPr>
      <w:r w:rsidRPr="00B863A0">
        <w:rPr>
          <w:rFonts w:asciiTheme="minorHAnsi" w:hAnsiTheme="minorHAnsi" w:cstheme="minorHAnsi"/>
          <w:sz w:val="22"/>
          <w:szCs w:val="22"/>
          <w:lang w:val="en-GB"/>
        </w:rPr>
        <w:t xml:space="preserve">Schizophrenia (SCZ; </w:t>
      </w:r>
      <w:hyperlink r:id="rId9" w:history="1">
        <w:proofErr w:type="spellStart"/>
        <w:r w:rsidRPr="00B863A0">
          <w:rPr>
            <w:rStyle w:val="Hyperlink"/>
            <w:rFonts w:asciiTheme="minorHAnsi" w:hAnsiTheme="minorHAnsi" w:cstheme="minorHAnsi"/>
            <w:sz w:val="22"/>
            <w:szCs w:val="22"/>
            <w:lang w:val="en-GB"/>
          </w:rPr>
          <w:t>Ripke</w:t>
        </w:r>
        <w:proofErr w:type="spellEnd"/>
        <w:r w:rsidRPr="00B863A0">
          <w:rPr>
            <w:rStyle w:val="Hyperlink"/>
            <w:rFonts w:asciiTheme="minorHAnsi" w:hAnsiTheme="minorHAnsi" w:cstheme="minorHAnsi"/>
            <w:sz w:val="22"/>
            <w:szCs w:val="22"/>
            <w:lang w:val="en-GB"/>
          </w:rPr>
          <w:t xml:space="preserve"> et al., 2014</w:t>
        </w:r>
      </w:hyperlink>
      <w:r w:rsidRPr="00B863A0">
        <w:rPr>
          <w:rFonts w:asciiTheme="minorHAnsi" w:hAnsiTheme="minorHAnsi" w:cstheme="minorHAnsi"/>
          <w:sz w:val="22"/>
          <w:szCs w:val="22"/>
          <w:lang w:val="en-GB"/>
        </w:rPr>
        <w:t>)</w:t>
      </w:r>
    </w:p>
    <w:p w14:paraId="2B42678A" w14:textId="77777777" w:rsidR="00624E88" w:rsidRDefault="00624E88" w:rsidP="00624E88">
      <w:pPr>
        <w:pStyle w:val="ListParagraph"/>
        <w:numPr>
          <w:ilvl w:val="0"/>
          <w:numId w:val="16"/>
        </w:numPr>
        <w:rPr>
          <w:rFonts w:asciiTheme="minorHAnsi" w:hAnsiTheme="minorHAnsi" w:cstheme="minorHAnsi"/>
          <w:sz w:val="22"/>
          <w:szCs w:val="22"/>
          <w:lang w:val="en-GB"/>
        </w:rPr>
      </w:pPr>
      <w:r w:rsidRPr="006C02A9">
        <w:rPr>
          <w:rFonts w:asciiTheme="minorHAnsi" w:hAnsiTheme="minorHAnsi" w:cstheme="minorHAnsi"/>
          <w:sz w:val="22"/>
          <w:szCs w:val="22"/>
          <w:lang w:val="en-GB"/>
        </w:rPr>
        <w:t xml:space="preserve">Neuroticism (NEU; </w:t>
      </w:r>
      <w:hyperlink r:id="rId10" w:history="1">
        <w:r w:rsidRPr="006C02A9">
          <w:rPr>
            <w:rStyle w:val="Hyperlink"/>
            <w:rFonts w:asciiTheme="minorHAnsi" w:hAnsiTheme="minorHAnsi" w:cstheme="minorHAnsi"/>
            <w:sz w:val="22"/>
            <w:szCs w:val="22"/>
            <w:lang w:val="en-GB"/>
          </w:rPr>
          <w:t>Nagel et al., 2018</w:t>
        </w:r>
      </w:hyperlink>
      <w:r w:rsidRPr="006C02A9">
        <w:rPr>
          <w:rFonts w:asciiTheme="minorHAnsi" w:hAnsiTheme="minorHAnsi" w:cstheme="minorHAnsi"/>
          <w:sz w:val="22"/>
          <w:szCs w:val="22"/>
          <w:lang w:val="en-GB"/>
        </w:rPr>
        <w:t xml:space="preserve">)  </w:t>
      </w:r>
    </w:p>
    <w:p w14:paraId="663315FA" w14:textId="77777777" w:rsidR="00624E88" w:rsidRDefault="00624E88" w:rsidP="00624E88">
      <w:pPr>
        <w:spacing w:line="276" w:lineRule="auto"/>
        <w:jc w:val="both"/>
        <w:rPr>
          <w:rFonts w:asciiTheme="minorHAnsi" w:hAnsiTheme="minorHAnsi" w:cstheme="minorHAnsi"/>
          <w:b/>
          <w:sz w:val="22"/>
          <w:szCs w:val="22"/>
          <w:lang w:val="en-GB"/>
        </w:rPr>
      </w:pPr>
    </w:p>
    <w:p w14:paraId="50DF04D7" w14:textId="77777777" w:rsidR="00624E88" w:rsidRPr="00B863A0" w:rsidRDefault="00624E88" w:rsidP="00624E88">
      <w:pPr>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Due to privacy concerns the publicly available data (as used in this practical) is sometimes slightly different from the data on which published results are based. E.g., the personal genomics company 23andMe shares data, but researchers are not allowed to include the 23andMe participants in any data they make publicly available.</w:t>
      </w:r>
    </w:p>
    <w:p w14:paraId="16C990F6" w14:textId="77777777" w:rsidR="00624E88" w:rsidRPr="005B0EE2" w:rsidRDefault="00624E88" w:rsidP="00624E88">
      <w:pPr>
        <w:spacing w:line="276" w:lineRule="auto"/>
        <w:jc w:val="both"/>
        <w:rPr>
          <w:rFonts w:asciiTheme="minorHAnsi" w:hAnsiTheme="minorHAnsi" w:cstheme="minorHAnsi"/>
          <w:b/>
          <w:sz w:val="22"/>
          <w:szCs w:val="22"/>
          <w:lang w:val="en-GB"/>
        </w:rPr>
      </w:pPr>
    </w:p>
    <w:p w14:paraId="4DCAF393" w14:textId="77777777" w:rsidR="00624E88" w:rsidRPr="00B863A0" w:rsidRDefault="00624E88" w:rsidP="00624E88">
      <w:pPr>
        <w:spacing w:line="276" w:lineRule="auto"/>
        <w:ind w:left="709" w:hanging="709"/>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Finding your data</w:t>
      </w:r>
    </w:p>
    <w:p w14:paraId="7DEF2FCE" w14:textId="77777777" w:rsidR="00624E88" w:rsidRPr="00B863A0" w:rsidRDefault="00624E88" w:rsidP="00624E88">
      <w:pPr>
        <w:pStyle w:val="ListParagraph"/>
        <w:numPr>
          <w:ilvl w:val="0"/>
          <w:numId w:val="25"/>
        </w:numPr>
        <w:spacing w:line="276" w:lineRule="auto"/>
        <w:jc w:val="both"/>
        <w:rPr>
          <w:rFonts w:asciiTheme="minorHAnsi" w:hAnsiTheme="minorHAnsi" w:cstheme="minorHAnsi"/>
          <w:i/>
          <w:sz w:val="22"/>
          <w:szCs w:val="22"/>
          <w:lang w:val="en-GB"/>
        </w:rPr>
      </w:pPr>
      <w:r w:rsidRPr="00B863A0">
        <w:rPr>
          <w:rFonts w:asciiTheme="minorHAnsi" w:hAnsiTheme="minorHAnsi" w:cstheme="minorHAnsi"/>
          <w:sz w:val="22"/>
          <w:szCs w:val="22"/>
          <w:lang w:val="en-GB"/>
        </w:rPr>
        <w:t xml:space="preserve">Go to: </w:t>
      </w:r>
      <w:hyperlink r:id="rId11" w:history="1">
        <w:r w:rsidRPr="00B863A0">
          <w:rPr>
            <w:rStyle w:val="Hyperlink"/>
            <w:rFonts w:asciiTheme="minorHAnsi" w:hAnsiTheme="minorHAnsi" w:cstheme="minorHAnsi"/>
            <w:sz w:val="22"/>
            <w:szCs w:val="22"/>
            <w:lang w:val="en-GB"/>
          </w:rPr>
          <w:t>http://fuma.ctglab.nl/</w:t>
        </w:r>
      </w:hyperlink>
    </w:p>
    <w:p w14:paraId="055AB297" w14:textId="77777777" w:rsidR="00624E88" w:rsidRDefault="00624E88" w:rsidP="00624E88">
      <w:pPr>
        <w:pStyle w:val="ListParagraph"/>
        <w:numPr>
          <w:ilvl w:val="0"/>
          <w:numId w:val="25"/>
        </w:numPr>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 xml:space="preserve">We will use previously published GWAS results that have already been submitted to FUMA. Click ‘Browse Public Results’, </w:t>
      </w:r>
      <w:r>
        <w:rPr>
          <w:rFonts w:asciiTheme="minorHAnsi" w:hAnsiTheme="minorHAnsi" w:cstheme="minorHAnsi"/>
          <w:sz w:val="22"/>
          <w:szCs w:val="22"/>
          <w:lang w:val="en-GB"/>
        </w:rPr>
        <w:t>search for your selected</w:t>
      </w:r>
      <w:r w:rsidRPr="00B863A0">
        <w:rPr>
          <w:rFonts w:asciiTheme="minorHAnsi" w:hAnsiTheme="minorHAnsi" w:cstheme="minorHAnsi"/>
          <w:sz w:val="22"/>
          <w:szCs w:val="22"/>
          <w:lang w:val="en-GB"/>
        </w:rPr>
        <w:t xml:space="preserve"> trait (Schizophrenia</w:t>
      </w:r>
      <w:r>
        <w:rPr>
          <w:rFonts w:asciiTheme="minorHAnsi" w:hAnsiTheme="minorHAnsi" w:cstheme="minorHAnsi"/>
          <w:sz w:val="22"/>
          <w:szCs w:val="22"/>
          <w:lang w:val="en-GB"/>
        </w:rPr>
        <w:t xml:space="preserve">, </w:t>
      </w:r>
      <w:r w:rsidRPr="00B863A0">
        <w:rPr>
          <w:rFonts w:asciiTheme="minorHAnsi" w:hAnsiTheme="minorHAnsi" w:cstheme="minorHAnsi"/>
          <w:sz w:val="22"/>
          <w:szCs w:val="22"/>
          <w:lang w:val="en-GB"/>
        </w:rPr>
        <w:t>Neuroticism</w:t>
      </w:r>
      <w:r>
        <w:rPr>
          <w:rFonts w:asciiTheme="minorHAnsi" w:hAnsiTheme="minorHAnsi" w:cstheme="minorHAnsi"/>
          <w:sz w:val="22"/>
          <w:szCs w:val="22"/>
          <w:lang w:val="en-GB"/>
        </w:rPr>
        <w:t>, Anxiety, Alzheimer’s disease</w:t>
      </w:r>
      <w:r w:rsidRPr="00B863A0">
        <w:rPr>
          <w:rFonts w:asciiTheme="minorHAnsi" w:hAnsiTheme="minorHAnsi" w:cstheme="minorHAnsi"/>
          <w:sz w:val="22"/>
          <w:szCs w:val="22"/>
          <w:lang w:val="en-GB"/>
        </w:rPr>
        <w:t xml:space="preserve">). </w:t>
      </w:r>
    </w:p>
    <w:p w14:paraId="0381F92A" w14:textId="77777777" w:rsidR="00624E88" w:rsidRDefault="00624E88" w:rsidP="00624E88">
      <w:pPr>
        <w:pStyle w:val="ListParagraph"/>
        <w:numPr>
          <w:ilvl w:val="0"/>
          <w:numId w:val="25"/>
        </w:numPr>
        <w:spacing w:line="276" w:lineRule="auto"/>
        <w:jc w:val="both"/>
        <w:rPr>
          <w:rFonts w:asciiTheme="minorHAnsi" w:hAnsiTheme="minorHAnsi" w:cstheme="minorHAnsi"/>
          <w:sz w:val="22"/>
          <w:szCs w:val="22"/>
          <w:lang w:val="en-GB"/>
        </w:rPr>
      </w:pPr>
      <w:r>
        <w:rPr>
          <w:rFonts w:asciiTheme="minorHAnsi" w:hAnsiTheme="minorHAnsi" w:cstheme="minorHAnsi"/>
          <w:sz w:val="22"/>
          <w:szCs w:val="22"/>
          <w:lang w:val="en-GB"/>
        </w:rPr>
        <w:t xml:space="preserve">For Anxiety, </w:t>
      </w:r>
      <w:r w:rsidRPr="00B863A0">
        <w:rPr>
          <w:rFonts w:asciiTheme="minorHAnsi" w:hAnsiTheme="minorHAnsi" w:cstheme="minorHAnsi"/>
          <w:sz w:val="22"/>
          <w:szCs w:val="22"/>
          <w:lang w:val="en-GB"/>
        </w:rPr>
        <w:t>you should click this line:</w:t>
      </w:r>
    </w:p>
    <w:p w14:paraId="2C407D7A" w14:textId="22561BB5" w:rsidR="00624E88" w:rsidRDefault="001972F1" w:rsidP="00624E88">
      <w:pPr>
        <w:pStyle w:val="ListParagraph"/>
        <w:spacing w:line="276" w:lineRule="auto"/>
        <w:jc w:val="both"/>
        <w:rPr>
          <w:rFonts w:asciiTheme="minorHAnsi" w:hAnsiTheme="minorHAnsi" w:cstheme="minorHAnsi"/>
          <w:sz w:val="22"/>
          <w:szCs w:val="22"/>
          <w:lang w:val="en-GB"/>
        </w:rPr>
      </w:pPr>
      <w:r>
        <w:rPr>
          <w:rFonts w:asciiTheme="minorHAnsi" w:hAnsiTheme="minorHAnsi" w:cstheme="minorHAnsi"/>
          <w:noProof/>
          <w:sz w:val="22"/>
          <w:szCs w:val="22"/>
          <w:lang w:val="en-GB"/>
        </w:rPr>
        <w:drawing>
          <wp:inline distT="0" distB="0" distL="0" distR="0" wp14:anchorId="5C71B616" wp14:editId="4FC3847C">
            <wp:extent cx="5756910" cy="76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4-08 at 12.30.20.png"/>
                    <pic:cNvPicPr/>
                  </pic:nvPicPr>
                  <pic:blipFill>
                    <a:blip r:embed="rId12">
                      <a:extLst>
                        <a:ext uri="{28A0092B-C50C-407E-A947-70E740481C1C}">
                          <a14:useLocalDpi xmlns:a14="http://schemas.microsoft.com/office/drawing/2010/main" val="0"/>
                        </a:ext>
                      </a:extLst>
                    </a:blip>
                    <a:stretch>
                      <a:fillRect/>
                    </a:stretch>
                  </pic:blipFill>
                  <pic:spPr>
                    <a:xfrm>
                      <a:off x="0" y="0"/>
                      <a:ext cx="5756910" cy="762000"/>
                    </a:xfrm>
                    <a:prstGeom prst="rect">
                      <a:avLst/>
                    </a:prstGeom>
                  </pic:spPr>
                </pic:pic>
              </a:graphicData>
            </a:graphic>
          </wp:inline>
        </w:drawing>
      </w:r>
    </w:p>
    <w:p w14:paraId="411A7428" w14:textId="77777777" w:rsidR="00624E88" w:rsidRDefault="00624E88" w:rsidP="00624E88">
      <w:pPr>
        <w:pStyle w:val="ListParagraph"/>
        <w:numPr>
          <w:ilvl w:val="0"/>
          <w:numId w:val="25"/>
        </w:numPr>
        <w:spacing w:line="276" w:lineRule="auto"/>
        <w:jc w:val="both"/>
        <w:rPr>
          <w:rFonts w:asciiTheme="minorHAnsi" w:hAnsiTheme="minorHAnsi" w:cstheme="minorHAnsi"/>
          <w:sz w:val="22"/>
          <w:szCs w:val="22"/>
          <w:lang w:val="en-GB"/>
        </w:rPr>
      </w:pPr>
      <w:r>
        <w:rPr>
          <w:rFonts w:asciiTheme="minorHAnsi" w:hAnsiTheme="minorHAnsi" w:cstheme="minorHAnsi"/>
          <w:sz w:val="22"/>
          <w:szCs w:val="22"/>
          <w:lang w:val="en-GB"/>
        </w:rPr>
        <w:t>For Alzheimer’s disease, you should click this line:</w:t>
      </w:r>
    </w:p>
    <w:p w14:paraId="2EE6FD45" w14:textId="77777777" w:rsidR="00624E88" w:rsidRDefault="00624E88" w:rsidP="00624E88">
      <w:pPr>
        <w:pStyle w:val="ListParagraph"/>
        <w:spacing w:line="276" w:lineRule="auto"/>
        <w:jc w:val="both"/>
        <w:rPr>
          <w:rFonts w:asciiTheme="minorHAnsi" w:hAnsiTheme="minorHAnsi" w:cstheme="minorHAnsi"/>
          <w:sz w:val="22"/>
          <w:szCs w:val="22"/>
          <w:lang w:val="en-GB"/>
        </w:rPr>
      </w:pPr>
      <w:r>
        <w:rPr>
          <w:rFonts w:asciiTheme="minorHAnsi" w:hAnsiTheme="minorHAnsi" w:cstheme="minorHAnsi"/>
          <w:noProof/>
          <w:sz w:val="22"/>
          <w:szCs w:val="22"/>
          <w:lang w:val="en-GB"/>
        </w:rPr>
        <w:drawing>
          <wp:inline distT="0" distB="0" distL="0" distR="0" wp14:anchorId="06B2D384" wp14:editId="156926ED">
            <wp:extent cx="2968977" cy="3186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4-07 at 15.36.15.png"/>
                    <pic:cNvPicPr/>
                  </pic:nvPicPr>
                  <pic:blipFill>
                    <a:blip r:embed="rId13">
                      <a:extLst>
                        <a:ext uri="{28A0092B-C50C-407E-A947-70E740481C1C}">
                          <a14:useLocalDpi xmlns:a14="http://schemas.microsoft.com/office/drawing/2010/main" val="0"/>
                        </a:ext>
                      </a:extLst>
                    </a:blip>
                    <a:stretch>
                      <a:fillRect/>
                    </a:stretch>
                  </pic:blipFill>
                  <pic:spPr>
                    <a:xfrm>
                      <a:off x="0" y="0"/>
                      <a:ext cx="3041835" cy="326462"/>
                    </a:xfrm>
                    <a:prstGeom prst="rect">
                      <a:avLst/>
                    </a:prstGeom>
                  </pic:spPr>
                </pic:pic>
              </a:graphicData>
            </a:graphic>
          </wp:inline>
        </w:drawing>
      </w:r>
    </w:p>
    <w:p w14:paraId="6E8F18A1" w14:textId="77777777" w:rsidR="00624E88" w:rsidRPr="00B863A0" w:rsidRDefault="00624E88" w:rsidP="00624E88">
      <w:pPr>
        <w:pStyle w:val="ListParagraph"/>
        <w:numPr>
          <w:ilvl w:val="0"/>
          <w:numId w:val="25"/>
        </w:numPr>
        <w:spacing w:line="276" w:lineRule="auto"/>
        <w:jc w:val="both"/>
        <w:rPr>
          <w:rFonts w:asciiTheme="minorHAnsi" w:hAnsiTheme="minorHAnsi" w:cstheme="minorHAnsi"/>
          <w:sz w:val="22"/>
          <w:szCs w:val="22"/>
          <w:lang w:val="en-GB"/>
        </w:rPr>
      </w:pPr>
      <w:r>
        <w:rPr>
          <w:rFonts w:asciiTheme="minorHAnsi" w:hAnsiTheme="minorHAnsi" w:cstheme="minorHAnsi"/>
          <w:sz w:val="22"/>
          <w:szCs w:val="22"/>
          <w:lang w:val="en-GB"/>
        </w:rPr>
        <w:t>For</w:t>
      </w:r>
      <w:r w:rsidRPr="00B863A0">
        <w:rPr>
          <w:rFonts w:asciiTheme="minorHAnsi" w:hAnsiTheme="minorHAnsi" w:cstheme="minorHAnsi"/>
          <w:sz w:val="22"/>
          <w:szCs w:val="22"/>
          <w:lang w:val="en-GB"/>
        </w:rPr>
        <w:t xml:space="preserve"> schizophrenia, you should click this line:</w:t>
      </w:r>
    </w:p>
    <w:p w14:paraId="02B0CD28" w14:textId="77777777" w:rsidR="00624E88" w:rsidRPr="00B863A0" w:rsidRDefault="00624E88" w:rsidP="00624E88">
      <w:pPr>
        <w:pStyle w:val="ListParagraph"/>
        <w:spacing w:line="276" w:lineRule="auto"/>
        <w:jc w:val="both"/>
        <w:rPr>
          <w:rFonts w:asciiTheme="minorHAnsi" w:hAnsiTheme="minorHAnsi" w:cstheme="minorHAnsi"/>
          <w:sz w:val="22"/>
          <w:szCs w:val="22"/>
          <w:lang w:val="en-GB"/>
        </w:rPr>
      </w:pPr>
      <w:r w:rsidRPr="00B863A0">
        <w:rPr>
          <w:rFonts w:asciiTheme="minorHAnsi" w:hAnsiTheme="minorHAnsi" w:cstheme="minorHAnsi"/>
          <w:noProof/>
          <w:sz w:val="22"/>
          <w:szCs w:val="22"/>
          <w:lang w:val="en-GB" w:eastAsia="en-GB"/>
        </w:rPr>
        <w:drawing>
          <wp:inline distT="0" distB="0" distL="0" distR="0" wp14:anchorId="7E071FDF" wp14:editId="725E9CAE">
            <wp:extent cx="5719445" cy="457200"/>
            <wp:effectExtent l="25400" t="25400" r="20955" b="25400"/>
            <wp:docPr id="3" name="Picture 3" descr="../../../../../Desktop/Screen%20Shot%202018-09-21%20at%20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Screen%20Shot%202018-09-21%20at%2011.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9445" cy="457200"/>
                    </a:xfrm>
                    <a:prstGeom prst="rect">
                      <a:avLst/>
                    </a:prstGeom>
                    <a:noFill/>
                    <a:ln>
                      <a:solidFill>
                        <a:schemeClr val="tx1"/>
                      </a:solidFill>
                    </a:ln>
                  </pic:spPr>
                </pic:pic>
              </a:graphicData>
            </a:graphic>
          </wp:inline>
        </w:drawing>
      </w:r>
    </w:p>
    <w:p w14:paraId="53BB23F6" w14:textId="77777777" w:rsidR="00624E88" w:rsidRDefault="00624E88" w:rsidP="00624E88">
      <w:pPr>
        <w:pStyle w:val="ListParagraph"/>
        <w:numPr>
          <w:ilvl w:val="0"/>
          <w:numId w:val="25"/>
        </w:numPr>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 xml:space="preserve">For </w:t>
      </w:r>
      <w:r>
        <w:rPr>
          <w:rFonts w:asciiTheme="minorHAnsi" w:hAnsiTheme="minorHAnsi" w:cstheme="minorHAnsi"/>
          <w:sz w:val="22"/>
          <w:szCs w:val="22"/>
          <w:lang w:val="en-GB"/>
        </w:rPr>
        <w:t>n</w:t>
      </w:r>
      <w:r w:rsidRPr="00B863A0">
        <w:rPr>
          <w:rFonts w:asciiTheme="minorHAnsi" w:hAnsiTheme="minorHAnsi" w:cstheme="minorHAnsi"/>
          <w:sz w:val="22"/>
          <w:szCs w:val="22"/>
          <w:lang w:val="en-GB"/>
        </w:rPr>
        <w:t>euroticism, you should click this line:</w:t>
      </w:r>
    </w:p>
    <w:p w14:paraId="4D5F898F" w14:textId="77777777" w:rsidR="00624E88" w:rsidRDefault="00624E88" w:rsidP="00624E88">
      <w:pPr>
        <w:pStyle w:val="ListParagraph"/>
        <w:spacing w:line="276" w:lineRule="auto"/>
        <w:jc w:val="both"/>
        <w:rPr>
          <w:rFonts w:asciiTheme="minorHAnsi" w:hAnsiTheme="minorHAnsi" w:cstheme="minorHAnsi"/>
          <w:sz w:val="22"/>
          <w:szCs w:val="22"/>
          <w:lang w:val="en-GB"/>
        </w:rPr>
      </w:pPr>
      <w:r>
        <w:rPr>
          <w:rFonts w:asciiTheme="minorHAnsi" w:hAnsiTheme="minorHAnsi" w:cstheme="minorHAnsi"/>
          <w:noProof/>
          <w:sz w:val="22"/>
          <w:szCs w:val="22"/>
          <w:lang w:val="en-GB"/>
        </w:rPr>
        <w:drawing>
          <wp:inline distT="0" distB="0" distL="0" distR="0" wp14:anchorId="32ADA3FE" wp14:editId="4A790696">
            <wp:extent cx="5756910" cy="530225"/>
            <wp:effectExtent l="12700" t="12700" r="889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05-06 at 12.03.04.png"/>
                    <pic:cNvPicPr/>
                  </pic:nvPicPr>
                  <pic:blipFill>
                    <a:blip r:embed="rId15">
                      <a:extLst>
                        <a:ext uri="{28A0092B-C50C-407E-A947-70E740481C1C}">
                          <a14:useLocalDpi xmlns:a14="http://schemas.microsoft.com/office/drawing/2010/main" val="0"/>
                        </a:ext>
                      </a:extLst>
                    </a:blip>
                    <a:stretch>
                      <a:fillRect/>
                    </a:stretch>
                  </pic:blipFill>
                  <pic:spPr>
                    <a:xfrm>
                      <a:off x="0" y="0"/>
                      <a:ext cx="5756910" cy="530225"/>
                    </a:xfrm>
                    <a:prstGeom prst="rect">
                      <a:avLst/>
                    </a:prstGeom>
                    <a:ln>
                      <a:solidFill>
                        <a:schemeClr val="tx1"/>
                      </a:solidFill>
                    </a:ln>
                  </pic:spPr>
                </pic:pic>
              </a:graphicData>
            </a:graphic>
          </wp:inline>
        </w:drawing>
      </w:r>
    </w:p>
    <w:p w14:paraId="0A81A7E1" w14:textId="73F46A1F" w:rsidR="00624E88" w:rsidRDefault="00624E88" w:rsidP="001972F1">
      <w:pPr>
        <w:pStyle w:val="ListParagraph"/>
        <w:spacing w:line="276" w:lineRule="auto"/>
        <w:jc w:val="both"/>
        <w:rPr>
          <w:rFonts w:asciiTheme="minorHAnsi" w:hAnsiTheme="minorHAnsi" w:cstheme="minorHAnsi"/>
          <w:b/>
          <w:color w:val="4472C4" w:themeColor="accent1"/>
          <w:sz w:val="22"/>
          <w:szCs w:val="22"/>
          <w:lang w:val="en-GB"/>
        </w:rPr>
      </w:pPr>
      <w:r>
        <w:rPr>
          <w:rFonts w:asciiTheme="minorHAnsi" w:hAnsiTheme="minorHAnsi" w:cstheme="minorHAnsi"/>
          <w:b/>
          <w:color w:val="4472C4" w:themeColor="accent1"/>
          <w:sz w:val="22"/>
          <w:szCs w:val="22"/>
          <w:lang w:val="en-GB"/>
        </w:rPr>
        <w:t>For the older results (SCZ, NEU), y</w:t>
      </w:r>
      <w:r w:rsidRPr="005B0EE2">
        <w:rPr>
          <w:rFonts w:asciiTheme="minorHAnsi" w:hAnsiTheme="minorHAnsi" w:cstheme="minorHAnsi"/>
          <w:b/>
          <w:color w:val="4472C4" w:themeColor="accent1"/>
          <w:sz w:val="22"/>
          <w:szCs w:val="22"/>
          <w:lang w:val="en-GB"/>
        </w:rPr>
        <w:t>ou may get an AJAX warning that you can ignore.</w:t>
      </w:r>
      <w:r>
        <w:rPr>
          <w:rFonts w:asciiTheme="minorHAnsi" w:hAnsiTheme="minorHAnsi" w:cstheme="minorHAnsi"/>
          <w:b/>
          <w:color w:val="4472C4" w:themeColor="accent1"/>
          <w:sz w:val="22"/>
          <w:szCs w:val="22"/>
          <w:lang w:val="en-GB"/>
        </w:rPr>
        <w:t xml:space="preserve"> </w:t>
      </w:r>
    </w:p>
    <w:p w14:paraId="02982405" w14:textId="4A8C74D1" w:rsidR="005B7C7C" w:rsidRDefault="005B7C7C" w:rsidP="005B7C7C">
      <w:pPr>
        <w:spacing w:line="276" w:lineRule="auto"/>
        <w:jc w:val="both"/>
        <w:rPr>
          <w:rFonts w:asciiTheme="minorHAnsi" w:hAnsiTheme="minorHAnsi" w:cstheme="minorHAnsi"/>
          <w:b/>
          <w:color w:val="4472C4" w:themeColor="accent1"/>
          <w:sz w:val="22"/>
          <w:szCs w:val="22"/>
          <w:lang w:val="en-GB"/>
        </w:rPr>
      </w:pPr>
    </w:p>
    <w:p w14:paraId="096A6439" w14:textId="7AC0FD26" w:rsidR="00D06F3E" w:rsidRPr="00D06F3E" w:rsidRDefault="00D06F3E" w:rsidP="005B7C7C">
      <w:pPr>
        <w:spacing w:line="276" w:lineRule="auto"/>
        <w:jc w:val="both"/>
        <w:rPr>
          <w:rFonts w:asciiTheme="minorHAnsi" w:hAnsiTheme="minorHAnsi" w:cstheme="minorHAnsi"/>
          <w:color w:val="FF0000"/>
          <w:sz w:val="22"/>
          <w:szCs w:val="22"/>
          <w:lang w:val="en-GB"/>
        </w:rPr>
      </w:pPr>
      <w:r w:rsidRPr="00D06F3E">
        <w:rPr>
          <w:rFonts w:asciiTheme="minorHAnsi" w:hAnsiTheme="minorHAnsi" w:cstheme="minorHAnsi"/>
          <w:color w:val="FF0000"/>
          <w:sz w:val="22"/>
          <w:szCs w:val="22"/>
          <w:lang w:val="en-GB"/>
        </w:rPr>
        <w:t>General Answers</w:t>
      </w:r>
    </w:p>
    <w:p w14:paraId="403F1724" w14:textId="37A7B0D2" w:rsidR="005B7C7C" w:rsidRPr="005B7C7C" w:rsidRDefault="005B7C7C" w:rsidP="005B7C7C">
      <w:pPr>
        <w:spacing w:line="276" w:lineRule="auto"/>
        <w:jc w:val="both"/>
        <w:rPr>
          <w:rFonts w:asciiTheme="minorHAnsi" w:hAnsiTheme="minorHAnsi" w:cstheme="minorHAnsi"/>
          <w:color w:val="ED7D31" w:themeColor="accent2"/>
          <w:sz w:val="22"/>
          <w:szCs w:val="22"/>
          <w:lang w:val="en-GB"/>
        </w:rPr>
      </w:pPr>
      <w:r w:rsidRPr="005B7C7C">
        <w:rPr>
          <w:rFonts w:asciiTheme="minorHAnsi" w:hAnsiTheme="minorHAnsi" w:cstheme="minorHAnsi"/>
          <w:color w:val="ED7D31" w:themeColor="accent2"/>
          <w:sz w:val="22"/>
          <w:szCs w:val="22"/>
          <w:lang w:val="en-GB"/>
        </w:rPr>
        <w:t>Anxiety answers</w:t>
      </w:r>
    </w:p>
    <w:p w14:paraId="3737305F" w14:textId="340D58AE" w:rsidR="005B7C7C" w:rsidRPr="005B7C7C" w:rsidRDefault="005B7C7C" w:rsidP="005B7C7C">
      <w:pPr>
        <w:spacing w:line="276" w:lineRule="auto"/>
        <w:jc w:val="both"/>
        <w:rPr>
          <w:rFonts w:asciiTheme="minorHAnsi" w:hAnsiTheme="minorHAnsi" w:cstheme="minorHAnsi"/>
          <w:color w:val="7030A0"/>
          <w:sz w:val="22"/>
          <w:szCs w:val="22"/>
          <w:lang w:val="en-GB"/>
        </w:rPr>
      </w:pPr>
      <w:r w:rsidRPr="005B7C7C">
        <w:rPr>
          <w:rFonts w:asciiTheme="minorHAnsi" w:hAnsiTheme="minorHAnsi" w:cstheme="minorHAnsi"/>
          <w:color w:val="7030A0"/>
          <w:sz w:val="22"/>
          <w:szCs w:val="22"/>
          <w:lang w:val="en-GB"/>
        </w:rPr>
        <w:t>Alzheimer’s disease answers</w:t>
      </w:r>
    </w:p>
    <w:p w14:paraId="1C01A15E" w14:textId="212CB93E" w:rsidR="005B7C7C" w:rsidRPr="005B7C7C" w:rsidRDefault="005B7C7C" w:rsidP="005B7C7C">
      <w:pPr>
        <w:spacing w:line="276" w:lineRule="auto"/>
        <w:jc w:val="both"/>
        <w:rPr>
          <w:rFonts w:asciiTheme="minorHAnsi" w:hAnsiTheme="minorHAnsi" w:cstheme="minorHAnsi"/>
          <w:color w:val="C00000"/>
          <w:sz w:val="22"/>
          <w:szCs w:val="22"/>
          <w:lang w:val="en-GB"/>
        </w:rPr>
      </w:pPr>
      <w:r w:rsidRPr="005B7C7C">
        <w:rPr>
          <w:rFonts w:asciiTheme="minorHAnsi" w:hAnsiTheme="minorHAnsi" w:cstheme="minorHAnsi"/>
          <w:color w:val="C00000"/>
          <w:sz w:val="22"/>
          <w:szCs w:val="22"/>
          <w:lang w:val="en-GB"/>
        </w:rPr>
        <w:t>Schizophrenia answers</w:t>
      </w:r>
    </w:p>
    <w:p w14:paraId="05985A69" w14:textId="47CB6D90" w:rsidR="005B7C7C" w:rsidRPr="005B7C7C" w:rsidRDefault="005B7C7C" w:rsidP="005B7C7C">
      <w:pPr>
        <w:spacing w:line="276" w:lineRule="auto"/>
        <w:jc w:val="both"/>
        <w:rPr>
          <w:rFonts w:asciiTheme="minorHAnsi" w:hAnsiTheme="minorHAnsi" w:cstheme="minorHAnsi"/>
          <w:color w:val="01A531"/>
          <w:sz w:val="22"/>
          <w:szCs w:val="22"/>
          <w:lang w:val="en-GB"/>
        </w:rPr>
      </w:pPr>
      <w:r w:rsidRPr="005B7C7C">
        <w:rPr>
          <w:rFonts w:asciiTheme="minorHAnsi" w:hAnsiTheme="minorHAnsi" w:cstheme="minorHAnsi"/>
          <w:color w:val="01A531"/>
          <w:sz w:val="22"/>
          <w:szCs w:val="22"/>
          <w:lang w:val="en-GB"/>
        </w:rPr>
        <w:t>Neuroticism answers</w:t>
      </w:r>
    </w:p>
    <w:p w14:paraId="7F0FCB92" w14:textId="77777777" w:rsidR="005B7C7C" w:rsidRDefault="005B7C7C" w:rsidP="005B7C7C">
      <w:pPr>
        <w:spacing w:line="276" w:lineRule="auto"/>
        <w:jc w:val="both"/>
        <w:rPr>
          <w:rFonts w:asciiTheme="minorHAnsi" w:hAnsiTheme="minorHAnsi" w:cstheme="minorHAnsi"/>
          <w:b/>
          <w:color w:val="7030A0"/>
          <w:sz w:val="22"/>
          <w:szCs w:val="22"/>
          <w:lang w:val="en-GB"/>
        </w:rPr>
      </w:pPr>
    </w:p>
    <w:p w14:paraId="0F6B1298" w14:textId="77777777" w:rsidR="005B7C7C" w:rsidRPr="005B7C7C" w:rsidRDefault="005B7C7C" w:rsidP="005B7C7C">
      <w:pPr>
        <w:spacing w:line="276" w:lineRule="auto"/>
        <w:jc w:val="both"/>
        <w:rPr>
          <w:rFonts w:asciiTheme="minorHAnsi" w:hAnsiTheme="minorHAnsi" w:cstheme="minorHAnsi"/>
          <w:b/>
          <w:color w:val="7030A0"/>
          <w:sz w:val="22"/>
          <w:szCs w:val="22"/>
          <w:lang w:val="en-GB"/>
        </w:rPr>
      </w:pPr>
    </w:p>
    <w:p w14:paraId="2B122115" w14:textId="77777777" w:rsidR="00624E88" w:rsidRDefault="00624E88" w:rsidP="00624E88">
      <w:pPr>
        <w:spacing w:line="276" w:lineRule="auto"/>
        <w:jc w:val="both"/>
        <w:rPr>
          <w:rFonts w:asciiTheme="minorHAnsi" w:hAnsiTheme="minorHAnsi" w:cstheme="minorHAnsi"/>
          <w:sz w:val="22"/>
          <w:szCs w:val="22"/>
          <w:lang w:val="en-GB"/>
        </w:rPr>
      </w:pPr>
    </w:p>
    <w:p w14:paraId="718BDAE6" w14:textId="77777777" w:rsidR="00624E88" w:rsidRPr="001972F1" w:rsidRDefault="00624E88" w:rsidP="00624E88">
      <w:pPr>
        <w:spacing w:line="276" w:lineRule="auto"/>
        <w:jc w:val="both"/>
        <w:rPr>
          <w:rFonts w:asciiTheme="minorHAnsi" w:hAnsiTheme="minorHAnsi" w:cstheme="minorHAnsi"/>
          <w:sz w:val="22"/>
          <w:szCs w:val="22"/>
          <w:lang w:val="en-GB"/>
        </w:rPr>
      </w:pPr>
      <w:r w:rsidRPr="001972F1">
        <w:rPr>
          <w:rFonts w:asciiTheme="minorHAnsi" w:hAnsiTheme="minorHAnsi" w:cstheme="minorHAnsi"/>
          <w:sz w:val="22"/>
          <w:szCs w:val="22"/>
          <w:lang w:val="en-GB"/>
        </w:rPr>
        <w:t xml:space="preserve">Before you start answering question, </w:t>
      </w:r>
    </w:p>
    <w:p w14:paraId="1D599335" w14:textId="32DA25AD" w:rsidR="00624E88" w:rsidRPr="001972F1" w:rsidRDefault="00624E88" w:rsidP="00624E88">
      <w:pPr>
        <w:pStyle w:val="ListParagraph"/>
        <w:numPr>
          <w:ilvl w:val="0"/>
          <w:numId w:val="28"/>
        </w:numPr>
        <w:spacing w:line="276" w:lineRule="auto"/>
        <w:jc w:val="both"/>
        <w:rPr>
          <w:rFonts w:asciiTheme="minorHAnsi" w:hAnsiTheme="minorHAnsi" w:cstheme="minorHAnsi"/>
          <w:sz w:val="22"/>
          <w:szCs w:val="22"/>
          <w:lang w:val="en-GB"/>
        </w:rPr>
      </w:pPr>
      <w:r w:rsidRPr="001972F1">
        <w:rPr>
          <w:rFonts w:asciiTheme="minorHAnsi" w:hAnsiTheme="minorHAnsi" w:cstheme="minorHAnsi"/>
          <w:sz w:val="22"/>
          <w:szCs w:val="22"/>
          <w:lang w:val="en-GB"/>
        </w:rPr>
        <w:t xml:space="preserve">Quickly </w:t>
      </w:r>
      <w:r w:rsidR="00195395">
        <w:rPr>
          <w:rFonts w:asciiTheme="minorHAnsi" w:hAnsiTheme="minorHAnsi" w:cstheme="minorHAnsi"/>
          <w:sz w:val="22"/>
          <w:szCs w:val="22"/>
          <w:lang w:val="en-GB"/>
        </w:rPr>
        <w:t>look</w:t>
      </w:r>
      <w:r w:rsidRPr="001972F1">
        <w:rPr>
          <w:rFonts w:asciiTheme="minorHAnsi" w:hAnsiTheme="minorHAnsi" w:cstheme="minorHAnsi"/>
          <w:sz w:val="22"/>
          <w:szCs w:val="22"/>
          <w:lang w:val="en-GB"/>
        </w:rPr>
        <w:t xml:space="preserve"> through</w:t>
      </w:r>
      <w:r w:rsidR="00195395">
        <w:rPr>
          <w:rFonts w:asciiTheme="minorHAnsi" w:hAnsiTheme="minorHAnsi" w:cstheme="minorHAnsi"/>
          <w:sz w:val="22"/>
          <w:szCs w:val="22"/>
          <w:lang w:val="en-GB"/>
        </w:rPr>
        <w:t xml:space="preserve"> what is covered in the</w:t>
      </w:r>
      <w:r w:rsidRPr="001972F1">
        <w:rPr>
          <w:rFonts w:asciiTheme="minorHAnsi" w:hAnsiTheme="minorHAnsi" w:cstheme="minorHAnsi"/>
          <w:sz w:val="22"/>
          <w:szCs w:val="22"/>
          <w:lang w:val="en-GB"/>
        </w:rPr>
        <w:t xml:space="preserve"> tutorial page to get an idea of what FUMA can do</w:t>
      </w:r>
    </w:p>
    <w:p w14:paraId="1071103B" w14:textId="0DCA20B2" w:rsidR="00624E88" w:rsidRPr="001972F1" w:rsidRDefault="00624E88" w:rsidP="00624E88">
      <w:pPr>
        <w:pStyle w:val="ListParagraph"/>
        <w:numPr>
          <w:ilvl w:val="0"/>
          <w:numId w:val="28"/>
        </w:numPr>
        <w:spacing w:line="276" w:lineRule="auto"/>
        <w:jc w:val="both"/>
        <w:rPr>
          <w:rFonts w:asciiTheme="minorHAnsi" w:hAnsiTheme="minorHAnsi" w:cstheme="minorHAnsi"/>
          <w:sz w:val="22"/>
          <w:szCs w:val="22"/>
          <w:lang w:val="en-GB"/>
        </w:rPr>
      </w:pPr>
      <w:r w:rsidRPr="001972F1">
        <w:rPr>
          <w:rFonts w:asciiTheme="minorHAnsi" w:hAnsiTheme="minorHAnsi" w:cstheme="minorHAnsi"/>
          <w:sz w:val="22"/>
          <w:szCs w:val="22"/>
          <w:lang w:val="en-GB"/>
        </w:rPr>
        <w:t xml:space="preserve">Then click through the results and try to connect the results with the aspects of FUMA outlined in the </w:t>
      </w:r>
      <w:r w:rsidR="00195395">
        <w:rPr>
          <w:rFonts w:asciiTheme="minorHAnsi" w:hAnsiTheme="minorHAnsi" w:cstheme="minorHAnsi"/>
          <w:sz w:val="22"/>
          <w:szCs w:val="22"/>
          <w:lang w:val="en-GB"/>
        </w:rPr>
        <w:t>presentation</w:t>
      </w:r>
      <w:r w:rsidRPr="001972F1">
        <w:rPr>
          <w:rFonts w:asciiTheme="minorHAnsi" w:hAnsiTheme="minorHAnsi" w:cstheme="minorHAnsi"/>
          <w:sz w:val="22"/>
          <w:szCs w:val="22"/>
          <w:lang w:val="en-GB"/>
        </w:rPr>
        <w:t xml:space="preserve"> to get a better idea how the results were generated. If you don’t understand how results were generated, check the Tutorial Tab for methods descriptions.</w:t>
      </w:r>
    </w:p>
    <w:p w14:paraId="5C884ED8" w14:textId="77777777" w:rsidR="00624E88" w:rsidRDefault="00624E88" w:rsidP="00624E88">
      <w:pPr>
        <w:spacing w:line="276" w:lineRule="auto"/>
        <w:jc w:val="both"/>
        <w:rPr>
          <w:rFonts w:asciiTheme="minorHAnsi" w:hAnsiTheme="minorHAnsi" w:cstheme="minorHAnsi"/>
          <w:sz w:val="22"/>
          <w:szCs w:val="22"/>
          <w:lang w:val="en-GB"/>
        </w:rPr>
      </w:pPr>
    </w:p>
    <w:p w14:paraId="7445A323" w14:textId="59D6446F" w:rsidR="00624E88" w:rsidRDefault="00624E88" w:rsidP="00624E88">
      <w:pPr>
        <w:spacing w:line="276" w:lineRule="auto"/>
        <w:jc w:val="both"/>
        <w:rPr>
          <w:rFonts w:asciiTheme="minorHAnsi" w:hAnsiTheme="minorHAnsi" w:cstheme="minorHAnsi"/>
          <w:sz w:val="22"/>
          <w:szCs w:val="22"/>
          <w:lang w:val="en-GB"/>
        </w:rPr>
      </w:pPr>
      <w:r w:rsidRPr="005B0EE2">
        <w:rPr>
          <w:rFonts w:asciiTheme="minorHAnsi" w:hAnsiTheme="minorHAnsi" w:cstheme="minorHAnsi"/>
          <w:sz w:val="22"/>
          <w:szCs w:val="22"/>
          <w:lang w:val="en-GB"/>
        </w:rPr>
        <w:t xml:space="preserve">As you saw in the </w:t>
      </w:r>
      <w:r w:rsidR="0078523F">
        <w:rPr>
          <w:rFonts w:asciiTheme="minorHAnsi" w:hAnsiTheme="minorHAnsi" w:cstheme="minorHAnsi"/>
          <w:sz w:val="22"/>
          <w:szCs w:val="22"/>
          <w:lang w:val="en-GB"/>
        </w:rPr>
        <w:t>presentation</w:t>
      </w:r>
      <w:r w:rsidRPr="005B0EE2">
        <w:rPr>
          <w:rFonts w:asciiTheme="minorHAnsi" w:hAnsiTheme="minorHAnsi" w:cstheme="minorHAnsi"/>
          <w:sz w:val="22"/>
          <w:szCs w:val="22"/>
          <w:lang w:val="en-GB"/>
        </w:rPr>
        <w:t xml:space="preserve">, SNPs located close to each other often show similar association signal (e.g., if SNP A is strongly associated then SNP B that lies right next to it will likely also show fairly strong association, i.e. low </w:t>
      </w:r>
      <w:r w:rsidRPr="005B0EE2">
        <w:rPr>
          <w:rFonts w:asciiTheme="minorHAnsi" w:hAnsiTheme="minorHAnsi" w:cstheme="minorHAnsi"/>
          <w:i/>
          <w:sz w:val="22"/>
          <w:szCs w:val="22"/>
          <w:lang w:val="en-GB"/>
        </w:rPr>
        <w:t>P</w:t>
      </w:r>
      <w:r w:rsidRPr="005B0EE2">
        <w:rPr>
          <w:rFonts w:asciiTheme="minorHAnsi" w:hAnsiTheme="minorHAnsi" w:cstheme="minorHAnsi"/>
          <w:sz w:val="22"/>
          <w:szCs w:val="22"/>
          <w:lang w:val="en-GB"/>
        </w:rPr>
        <w:t xml:space="preserve">-value). This has to do with the concept of linkage disequilibrium (LD). </w:t>
      </w:r>
    </w:p>
    <w:p w14:paraId="2E905A6B" w14:textId="77777777" w:rsidR="00624E88" w:rsidRPr="005B0EE2" w:rsidRDefault="00624E88" w:rsidP="00624E88">
      <w:pPr>
        <w:spacing w:line="276" w:lineRule="auto"/>
        <w:jc w:val="both"/>
        <w:rPr>
          <w:rFonts w:asciiTheme="minorHAnsi" w:hAnsiTheme="minorHAnsi" w:cstheme="minorHAnsi"/>
          <w:sz w:val="22"/>
          <w:szCs w:val="22"/>
          <w:lang w:val="en-GB"/>
        </w:rPr>
      </w:pPr>
    </w:p>
    <w:p w14:paraId="72E99981" w14:textId="77777777" w:rsidR="00624E88" w:rsidRPr="00B863A0" w:rsidRDefault="00624E88" w:rsidP="00624E88">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 xml:space="preserve">Q1: What </w:t>
      </w:r>
      <w:r>
        <w:rPr>
          <w:rFonts w:asciiTheme="minorHAnsi" w:hAnsiTheme="minorHAnsi" w:cstheme="minorHAnsi"/>
          <w:i/>
          <w:sz w:val="22"/>
          <w:szCs w:val="22"/>
          <w:lang w:val="en-GB"/>
        </w:rPr>
        <w:t xml:space="preserve">default </w:t>
      </w:r>
      <w:r w:rsidRPr="00B863A0">
        <w:rPr>
          <w:rFonts w:asciiTheme="minorHAnsi" w:hAnsiTheme="minorHAnsi" w:cstheme="minorHAnsi"/>
          <w:i/>
          <w:sz w:val="22"/>
          <w:szCs w:val="22"/>
          <w:lang w:val="en-GB"/>
        </w:rPr>
        <w:t>LD threshold does FUMA apply to define independent significant SNPs? (see Watanabe et al. (2017) or tutorial).</w:t>
      </w:r>
    </w:p>
    <w:p w14:paraId="2D98C187" w14:textId="6166D73D" w:rsidR="00151915" w:rsidRPr="00D06F3E" w:rsidRDefault="00151915" w:rsidP="00151915">
      <w:pPr>
        <w:pStyle w:val="ListParagraph"/>
        <w:spacing w:line="276" w:lineRule="auto"/>
        <w:jc w:val="both"/>
        <w:rPr>
          <w:rFonts w:asciiTheme="minorHAnsi" w:hAnsiTheme="minorHAnsi" w:cstheme="minorHAnsi"/>
          <w:color w:val="FF0000"/>
          <w:sz w:val="22"/>
          <w:szCs w:val="22"/>
          <w:lang w:val="en-GB"/>
        </w:rPr>
      </w:pPr>
      <w:r w:rsidRPr="00D06F3E">
        <w:rPr>
          <w:rFonts w:asciiTheme="minorHAnsi" w:hAnsiTheme="minorHAnsi" w:cstheme="minorHAnsi"/>
          <w:i/>
          <w:color w:val="FF0000"/>
          <w:sz w:val="22"/>
          <w:szCs w:val="22"/>
          <w:lang w:val="en-GB"/>
        </w:rPr>
        <w:t>Independent significant SNPs</w:t>
      </w:r>
      <w:r w:rsidRPr="00D06F3E">
        <w:rPr>
          <w:rFonts w:asciiTheme="minorHAnsi" w:hAnsiTheme="minorHAnsi" w:cstheme="minorHAnsi"/>
          <w:color w:val="FF0000"/>
          <w:sz w:val="22"/>
          <w:szCs w:val="22"/>
          <w:lang w:val="en-GB"/>
        </w:rPr>
        <w:t xml:space="preserve"> are (A) genome-wide significant and (B) independent from each other at </w:t>
      </w:r>
      <w:r w:rsidRPr="00D06F3E">
        <w:rPr>
          <w:rFonts w:asciiTheme="minorHAnsi" w:hAnsiTheme="minorHAnsi" w:cstheme="minorHAnsi"/>
          <w:i/>
          <w:color w:val="FF0000"/>
          <w:sz w:val="22"/>
          <w:szCs w:val="22"/>
          <w:lang w:val="en-GB"/>
        </w:rPr>
        <w:t>r</w:t>
      </w:r>
      <w:r w:rsidRPr="00D06F3E">
        <w:rPr>
          <w:rFonts w:asciiTheme="minorHAnsi" w:hAnsiTheme="minorHAnsi" w:cstheme="minorHAnsi"/>
          <w:i/>
          <w:color w:val="FF0000"/>
          <w:sz w:val="22"/>
          <w:szCs w:val="22"/>
          <w:vertAlign w:val="superscript"/>
          <w:lang w:val="en-GB"/>
        </w:rPr>
        <w:t>2</w:t>
      </w:r>
      <w:r w:rsidRPr="00D06F3E">
        <w:rPr>
          <w:rFonts w:asciiTheme="minorHAnsi" w:hAnsiTheme="minorHAnsi" w:cstheme="minorHAnsi"/>
          <w:color w:val="FF0000"/>
          <w:sz w:val="22"/>
          <w:szCs w:val="22"/>
          <w:lang w:val="en-GB"/>
        </w:rPr>
        <w:t xml:space="preserve"> &lt; 0.6. In other words, these SNPs are statistically associated to the trait of interest, and not in (strong) LD.</w:t>
      </w:r>
    </w:p>
    <w:p w14:paraId="6439EEF7" w14:textId="77777777" w:rsidR="009918C9" w:rsidRDefault="009918C9" w:rsidP="00DC31AC">
      <w:pPr>
        <w:spacing w:line="276" w:lineRule="auto"/>
        <w:jc w:val="both"/>
        <w:rPr>
          <w:rFonts w:asciiTheme="minorHAnsi" w:hAnsiTheme="minorHAnsi" w:cstheme="minorHAnsi"/>
          <w:i/>
          <w:sz w:val="22"/>
          <w:szCs w:val="22"/>
          <w:lang w:val="en-GB"/>
        </w:rPr>
      </w:pPr>
    </w:p>
    <w:p w14:paraId="1A4951CD" w14:textId="77777777" w:rsidR="0010303C" w:rsidRPr="00B863A0" w:rsidRDefault="0010303C" w:rsidP="0010303C">
      <w:pPr>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Section: Summary of results</w:t>
      </w:r>
    </w:p>
    <w:p w14:paraId="09D3F846" w14:textId="77777777" w:rsidR="0010303C" w:rsidRDefault="0010303C" w:rsidP="0010303C">
      <w:pPr>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The questions below concern the ‘Summary of results’ section in FUMA.</w:t>
      </w:r>
    </w:p>
    <w:p w14:paraId="23E83DE5" w14:textId="77777777" w:rsidR="0010303C" w:rsidRDefault="0010303C" w:rsidP="0010303C">
      <w:pPr>
        <w:spacing w:line="276" w:lineRule="auto"/>
        <w:jc w:val="both"/>
        <w:rPr>
          <w:rFonts w:asciiTheme="minorHAnsi" w:hAnsiTheme="minorHAnsi" w:cstheme="minorHAnsi"/>
          <w:sz w:val="22"/>
          <w:szCs w:val="22"/>
          <w:lang w:val="en-GB"/>
        </w:rPr>
      </w:pPr>
      <w:r>
        <w:rPr>
          <w:rFonts w:asciiTheme="minorHAnsi" w:hAnsiTheme="minorHAnsi" w:cstheme="minorHAnsi"/>
          <w:sz w:val="22"/>
          <w:szCs w:val="22"/>
          <w:lang w:val="en-GB"/>
        </w:rPr>
        <w:t>Navigate to the Summary of Results tab.</w:t>
      </w:r>
    </w:p>
    <w:p w14:paraId="1F9B30F7" w14:textId="77777777" w:rsidR="0010303C" w:rsidRPr="00B863A0" w:rsidRDefault="0010303C" w:rsidP="0010303C">
      <w:pPr>
        <w:spacing w:line="276" w:lineRule="auto"/>
        <w:jc w:val="both"/>
        <w:rPr>
          <w:rFonts w:asciiTheme="minorHAnsi" w:hAnsiTheme="minorHAnsi" w:cstheme="minorHAnsi"/>
          <w:sz w:val="22"/>
          <w:szCs w:val="22"/>
          <w:lang w:val="en-GB"/>
        </w:rPr>
      </w:pPr>
      <w:r>
        <w:rPr>
          <w:rFonts w:asciiTheme="minorHAnsi" w:hAnsiTheme="minorHAnsi" w:cstheme="minorHAnsi"/>
          <w:noProof/>
          <w:sz w:val="22"/>
          <w:szCs w:val="22"/>
          <w:lang w:val="en-GB"/>
        </w:rPr>
        <w:drawing>
          <wp:inline distT="0" distB="0" distL="0" distR="0" wp14:anchorId="1FB2451B" wp14:editId="1511DA54">
            <wp:extent cx="1298222" cy="18070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4-07 at 13.17.13.png"/>
                    <pic:cNvPicPr/>
                  </pic:nvPicPr>
                  <pic:blipFill>
                    <a:blip r:embed="rId16">
                      <a:extLst>
                        <a:ext uri="{28A0092B-C50C-407E-A947-70E740481C1C}">
                          <a14:useLocalDpi xmlns:a14="http://schemas.microsoft.com/office/drawing/2010/main" val="0"/>
                        </a:ext>
                      </a:extLst>
                    </a:blip>
                    <a:stretch>
                      <a:fillRect/>
                    </a:stretch>
                  </pic:blipFill>
                  <pic:spPr>
                    <a:xfrm>
                      <a:off x="0" y="0"/>
                      <a:ext cx="1299752" cy="1809203"/>
                    </a:xfrm>
                    <a:prstGeom prst="rect">
                      <a:avLst/>
                    </a:prstGeom>
                  </pic:spPr>
                </pic:pic>
              </a:graphicData>
            </a:graphic>
          </wp:inline>
        </w:drawing>
      </w:r>
    </w:p>
    <w:p w14:paraId="58453182" w14:textId="77777777" w:rsidR="00DF341C" w:rsidRPr="00B863A0" w:rsidRDefault="00D6140A" w:rsidP="0012398B">
      <w:pPr>
        <w:pStyle w:val="ListParagraph"/>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 xml:space="preserve">SNPs in </w:t>
      </w:r>
      <w:proofErr w:type="spellStart"/>
      <w:r w:rsidRPr="00B863A0">
        <w:rPr>
          <w:rFonts w:asciiTheme="minorHAnsi" w:hAnsiTheme="minorHAnsi" w:cstheme="minorHAnsi"/>
          <w:sz w:val="22"/>
          <w:szCs w:val="22"/>
          <w:lang w:val="en-GB"/>
        </w:rPr>
        <w:t>exonic</w:t>
      </w:r>
      <w:proofErr w:type="spellEnd"/>
      <w:r w:rsidRPr="00B863A0">
        <w:rPr>
          <w:rFonts w:asciiTheme="minorHAnsi" w:hAnsiTheme="minorHAnsi" w:cstheme="minorHAnsi"/>
          <w:sz w:val="22"/>
          <w:szCs w:val="22"/>
          <w:lang w:val="en-GB"/>
        </w:rPr>
        <w:t xml:space="preserve"> regions potentially affect the expression of the gene or the function of the gene product (protein). </w:t>
      </w:r>
    </w:p>
    <w:p w14:paraId="718928EB" w14:textId="6F165F77" w:rsidR="00D6140A" w:rsidRDefault="00DF341C" w:rsidP="00DF341C">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Q</w:t>
      </w:r>
      <w:r w:rsidR="00AA25E3" w:rsidRPr="00B863A0">
        <w:rPr>
          <w:rFonts w:asciiTheme="minorHAnsi" w:hAnsiTheme="minorHAnsi" w:cstheme="minorHAnsi"/>
          <w:i/>
          <w:sz w:val="22"/>
          <w:szCs w:val="22"/>
          <w:lang w:val="en-GB"/>
        </w:rPr>
        <w:t>2</w:t>
      </w:r>
      <w:r w:rsidRPr="00B863A0">
        <w:rPr>
          <w:rFonts w:asciiTheme="minorHAnsi" w:hAnsiTheme="minorHAnsi" w:cstheme="minorHAnsi"/>
          <w:i/>
          <w:sz w:val="22"/>
          <w:szCs w:val="22"/>
          <w:lang w:val="en-GB"/>
        </w:rPr>
        <w:t xml:space="preserve">: </w:t>
      </w:r>
      <w:r w:rsidR="00D6140A" w:rsidRPr="00B863A0">
        <w:rPr>
          <w:rFonts w:asciiTheme="minorHAnsi" w:hAnsiTheme="minorHAnsi" w:cstheme="minorHAnsi"/>
          <w:i/>
          <w:sz w:val="22"/>
          <w:szCs w:val="22"/>
          <w:lang w:val="en-GB"/>
        </w:rPr>
        <w:t xml:space="preserve">How many SNPs are annotated to </w:t>
      </w:r>
      <w:proofErr w:type="spellStart"/>
      <w:r w:rsidR="00D6140A" w:rsidRPr="00B863A0">
        <w:rPr>
          <w:rFonts w:asciiTheme="minorHAnsi" w:hAnsiTheme="minorHAnsi" w:cstheme="minorHAnsi"/>
          <w:i/>
          <w:sz w:val="22"/>
          <w:szCs w:val="22"/>
          <w:lang w:val="en-GB"/>
        </w:rPr>
        <w:t>exonic</w:t>
      </w:r>
      <w:proofErr w:type="spellEnd"/>
      <w:r w:rsidR="00D6140A" w:rsidRPr="00B863A0">
        <w:rPr>
          <w:rFonts w:asciiTheme="minorHAnsi" w:hAnsiTheme="minorHAnsi" w:cstheme="minorHAnsi"/>
          <w:i/>
          <w:sz w:val="22"/>
          <w:szCs w:val="22"/>
          <w:lang w:val="en-GB"/>
        </w:rPr>
        <w:t xml:space="preserve"> regions</w:t>
      </w:r>
      <w:r w:rsidR="00F6003A" w:rsidRPr="00B863A0">
        <w:rPr>
          <w:rFonts w:asciiTheme="minorHAnsi" w:hAnsiTheme="minorHAnsi" w:cstheme="minorHAnsi"/>
          <w:i/>
          <w:sz w:val="22"/>
          <w:szCs w:val="22"/>
          <w:lang w:val="en-GB"/>
        </w:rPr>
        <w:t xml:space="preserve"> in your example </w:t>
      </w:r>
      <w:r w:rsidR="00A150F9" w:rsidRPr="00B863A0">
        <w:rPr>
          <w:rFonts w:asciiTheme="minorHAnsi" w:hAnsiTheme="minorHAnsi" w:cstheme="minorHAnsi"/>
          <w:i/>
          <w:sz w:val="22"/>
          <w:szCs w:val="22"/>
          <w:lang w:val="en-GB"/>
        </w:rPr>
        <w:t>results</w:t>
      </w:r>
      <w:r w:rsidR="00D6140A" w:rsidRPr="00B863A0">
        <w:rPr>
          <w:rFonts w:asciiTheme="minorHAnsi" w:hAnsiTheme="minorHAnsi" w:cstheme="minorHAnsi"/>
          <w:i/>
          <w:sz w:val="22"/>
          <w:szCs w:val="22"/>
          <w:lang w:val="en-GB"/>
        </w:rPr>
        <w:t>?</w:t>
      </w:r>
      <w:r w:rsidR="0013749B">
        <w:rPr>
          <w:rFonts w:asciiTheme="minorHAnsi" w:hAnsiTheme="minorHAnsi" w:cstheme="minorHAnsi"/>
          <w:i/>
          <w:sz w:val="22"/>
          <w:szCs w:val="22"/>
          <w:lang w:val="en-GB"/>
        </w:rPr>
        <w:t xml:space="preserve"> </w:t>
      </w:r>
      <w:r w:rsidR="0013749B" w:rsidRPr="0013749B">
        <w:rPr>
          <w:rFonts w:asciiTheme="minorHAnsi" w:hAnsiTheme="minorHAnsi" w:cstheme="minorHAnsi"/>
          <w:b/>
          <w:i/>
          <w:sz w:val="22"/>
          <w:szCs w:val="22"/>
          <w:lang w:val="en-GB"/>
        </w:rPr>
        <w:t>[Hint</w:t>
      </w:r>
      <w:r w:rsidR="0013749B">
        <w:rPr>
          <w:rFonts w:asciiTheme="minorHAnsi" w:hAnsiTheme="minorHAnsi" w:cstheme="minorHAnsi"/>
          <w:b/>
          <w:i/>
          <w:sz w:val="22"/>
          <w:szCs w:val="22"/>
          <w:lang w:val="en-GB"/>
        </w:rPr>
        <w:t xml:space="preserve">: </w:t>
      </w:r>
      <w:r w:rsidR="0013749B" w:rsidRPr="0013749B">
        <w:rPr>
          <w:rFonts w:asciiTheme="minorHAnsi" w:hAnsiTheme="minorHAnsi" w:cstheme="minorHAnsi"/>
          <w:b/>
          <w:i/>
          <w:sz w:val="22"/>
          <w:szCs w:val="22"/>
          <w:lang w:val="en-GB"/>
        </w:rPr>
        <w:t>hover over bar plot</w:t>
      </w:r>
      <w:r w:rsidR="00C95B74">
        <w:rPr>
          <w:rFonts w:asciiTheme="minorHAnsi" w:hAnsiTheme="minorHAnsi" w:cstheme="minorHAnsi"/>
          <w:b/>
          <w:i/>
          <w:sz w:val="22"/>
          <w:szCs w:val="22"/>
          <w:lang w:val="en-GB"/>
        </w:rPr>
        <w:t xml:space="preserve"> in Summary of Results Tab</w:t>
      </w:r>
      <w:r w:rsidR="0013749B">
        <w:rPr>
          <w:rFonts w:asciiTheme="minorHAnsi" w:hAnsiTheme="minorHAnsi" w:cstheme="minorHAnsi"/>
          <w:i/>
          <w:sz w:val="22"/>
          <w:szCs w:val="22"/>
          <w:lang w:val="en-GB"/>
        </w:rPr>
        <w:t>]</w:t>
      </w:r>
    </w:p>
    <w:p w14:paraId="54850D42" w14:textId="43C3C1B6" w:rsidR="002272E4" w:rsidRPr="005C60E3" w:rsidRDefault="002272E4" w:rsidP="002272E4">
      <w:pPr>
        <w:pStyle w:val="ListParagraph"/>
        <w:spacing w:line="276" w:lineRule="auto"/>
        <w:jc w:val="both"/>
        <w:rPr>
          <w:rFonts w:asciiTheme="minorHAnsi" w:hAnsiTheme="minorHAnsi" w:cstheme="minorHAnsi"/>
          <w:color w:val="ED7D31" w:themeColor="accent2"/>
          <w:sz w:val="22"/>
          <w:szCs w:val="22"/>
          <w:lang w:val="en-GB"/>
        </w:rPr>
      </w:pPr>
      <w:r w:rsidRPr="005C60E3">
        <w:rPr>
          <w:rFonts w:asciiTheme="minorHAnsi" w:hAnsiTheme="minorHAnsi" w:cstheme="minorHAnsi"/>
          <w:color w:val="ED7D31" w:themeColor="accent2"/>
          <w:sz w:val="22"/>
          <w:szCs w:val="22"/>
          <w:lang w:val="en-GB"/>
        </w:rPr>
        <w:t xml:space="preserve">When hovering over the bar plot in the top right corner, you see that FUMA reports 81 </w:t>
      </w:r>
      <w:proofErr w:type="spellStart"/>
      <w:r w:rsidRPr="005C60E3">
        <w:rPr>
          <w:rFonts w:asciiTheme="minorHAnsi" w:hAnsiTheme="minorHAnsi" w:cstheme="minorHAnsi"/>
          <w:color w:val="ED7D31" w:themeColor="accent2"/>
          <w:sz w:val="22"/>
          <w:szCs w:val="22"/>
          <w:lang w:val="en-GB"/>
        </w:rPr>
        <w:t>exonic</w:t>
      </w:r>
      <w:proofErr w:type="spellEnd"/>
      <w:r w:rsidRPr="005C60E3">
        <w:rPr>
          <w:rFonts w:asciiTheme="minorHAnsi" w:hAnsiTheme="minorHAnsi" w:cstheme="minorHAnsi"/>
          <w:color w:val="ED7D31" w:themeColor="accent2"/>
          <w:sz w:val="22"/>
          <w:szCs w:val="22"/>
          <w:lang w:val="en-GB"/>
        </w:rPr>
        <w:t xml:space="preserve"> SNPs.</w:t>
      </w:r>
    </w:p>
    <w:p w14:paraId="0A14A184" w14:textId="297E12C9" w:rsidR="002272E4" w:rsidRPr="005C60E3" w:rsidRDefault="002272E4" w:rsidP="002272E4">
      <w:pPr>
        <w:pStyle w:val="ListParagraph"/>
        <w:spacing w:line="276" w:lineRule="auto"/>
        <w:jc w:val="both"/>
        <w:rPr>
          <w:rFonts w:asciiTheme="minorHAnsi" w:hAnsiTheme="minorHAnsi" w:cstheme="minorHAnsi"/>
          <w:color w:val="7030A0"/>
          <w:sz w:val="22"/>
          <w:szCs w:val="22"/>
          <w:lang w:val="en-GB"/>
        </w:rPr>
      </w:pPr>
      <w:r w:rsidRPr="005C60E3">
        <w:rPr>
          <w:rFonts w:asciiTheme="minorHAnsi" w:hAnsiTheme="minorHAnsi" w:cstheme="minorHAnsi"/>
          <w:color w:val="7030A0"/>
          <w:sz w:val="22"/>
          <w:szCs w:val="22"/>
          <w:lang w:val="en-GB"/>
        </w:rPr>
        <w:t xml:space="preserve">When hovering over the bar plot in the top right corner, you see that FUMA reports 345 </w:t>
      </w:r>
      <w:proofErr w:type="spellStart"/>
      <w:r w:rsidRPr="005C60E3">
        <w:rPr>
          <w:rFonts w:asciiTheme="minorHAnsi" w:hAnsiTheme="minorHAnsi" w:cstheme="minorHAnsi"/>
          <w:color w:val="7030A0"/>
          <w:sz w:val="22"/>
          <w:szCs w:val="22"/>
          <w:lang w:val="en-GB"/>
        </w:rPr>
        <w:t>exonic</w:t>
      </w:r>
      <w:proofErr w:type="spellEnd"/>
      <w:r w:rsidRPr="005C60E3">
        <w:rPr>
          <w:rFonts w:asciiTheme="minorHAnsi" w:hAnsiTheme="minorHAnsi" w:cstheme="minorHAnsi"/>
          <w:color w:val="7030A0"/>
          <w:sz w:val="22"/>
          <w:szCs w:val="22"/>
          <w:lang w:val="en-GB"/>
        </w:rPr>
        <w:t xml:space="preserve"> SNPs.</w:t>
      </w:r>
    </w:p>
    <w:p w14:paraId="35F3BC0D" w14:textId="77777777" w:rsidR="00151915" w:rsidRPr="005C60E3" w:rsidRDefault="00151915" w:rsidP="00151915">
      <w:pPr>
        <w:pStyle w:val="ListParagraph"/>
        <w:spacing w:line="276" w:lineRule="auto"/>
        <w:jc w:val="both"/>
        <w:rPr>
          <w:rFonts w:asciiTheme="minorHAnsi" w:hAnsiTheme="minorHAnsi" w:cstheme="minorHAnsi"/>
          <w:color w:val="C00000"/>
          <w:sz w:val="22"/>
          <w:szCs w:val="22"/>
          <w:lang w:val="en-GB"/>
        </w:rPr>
      </w:pPr>
      <w:r w:rsidRPr="005C60E3">
        <w:rPr>
          <w:rFonts w:asciiTheme="minorHAnsi" w:hAnsiTheme="minorHAnsi" w:cstheme="minorHAnsi"/>
          <w:color w:val="C00000"/>
          <w:sz w:val="22"/>
          <w:szCs w:val="22"/>
          <w:lang w:val="en-GB"/>
        </w:rPr>
        <w:t xml:space="preserve">When hovering over the bar plot in the top right corner, you see that FUMA reports 157 </w:t>
      </w:r>
      <w:proofErr w:type="spellStart"/>
      <w:r w:rsidRPr="005C60E3">
        <w:rPr>
          <w:rFonts w:asciiTheme="minorHAnsi" w:hAnsiTheme="minorHAnsi" w:cstheme="minorHAnsi"/>
          <w:color w:val="C00000"/>
          <w:sz w:val="22"/>
          <w:szCs w:val="22"/>
          <w:lang w:val="en-GB"/>
        </w:rPr>
        <w:t>exonic</w:t>
      </w:r>
      <w:proofErr w:type="spellEnd"/>
      <w:r w:rsidRPr="005C60E3">
        <w:rPr>
          <w:rFonts w:asciiTheme="minorHAnsi" w:hAnsiTheme="minorHAnsi" w:cstheme="minorHAnsi"/>
          <w:color w:val="C00000"/>
          <w:sz w:val="22"/>
          <w:szCs w:val="22"/>
          <w:lang w:val="en-GB"/>
        </w:rPr>
        <w:t xml:space="preserve"> SNPs.</w:t>
      </w:r>
    </w:p>
    <w:p w14:paraId="62822227" w14:textId="77777777" w:rsidR="00151915" w:rsidRPr="005C60E3" w:rsidRDefault="00151915" w:rsidP="00151915">
      <w:pPr>
        <w:pStyle w:val="ListParagraph"/>
        <w:spacing w:line="276" w:lineRule="auto"/>
        <w:jc w:val="both"/>
        <w:rPr>
          <w:rFonts w:asciiTheme="minorHAnsi" w:hAnsiTheme="minorHAnsi" w:cstheme="minorHAnsi"/>
          <w:color w:val="01A531"/>
          <w:sz w:val="22"/>
          <w:szCs w:val="22"/>
          <w:lang w:val="en-GB"/>
        </w:rPr>
      </w:pPr>
      <w:r w:rsidRPr="005C60E3">
        <w:rPr>
          <w:rFonts w:asciiTheme="minorHAnsi" w:hAnsiTheme="minorHAnsi" w:cstheme="minorHAnsi"/>
          <w:color w:val="01A531"/>
          <w:sz w:val="22"/>
          <w:szCs w:val="22"/>
          <w:lang w:val="en-GB"/>
        </w:rPr>
        <w:lastRenderedPageBreak/>
        <w:t xml:space="preserve">When hovering over the bar plot in the top right corner, you see that FUMA reports 135 </w:t>
      </w:r>
      <w:proofErr w:type="spellStart"/>
      <w:r w:rsidRPr="005C60E3">
        <w:rPr>
          <w:rFonts w:asciiTheme="minorHAnsi" w:hAnsiTheme="minorHAnsi" w:cstheme="minorHAnsi"/>
          <w:color w:val="01A531"/>
          <w:sz w:val="22"/>
          <w:szCs w:val="22"/>
          <w:lang w:val="en-GB"/>
        </w:rPr>
        <w:t>exonic</w:t>
      </w:r>
      <w:proofErr w:type="spellEnd"/>
      <w:r w:rsidRPr="005C60E3">
        <w:rPr>
          <w:rFonts w:asciiTheme="minorHAnsi" w:hAnsiTheme="minorHAnsi" w:cstheme="minorHAnsi"/>
          <w:color w:val="01A531"/>
          <w:sz w:val="22"/>
          <w:szCs w:val="22"/>
          <w:lang w:val="en-GB"/>
        </w:rPr>
        <w:t xml:space="preserve"> SNPs.</w:t>
      </w:r>
    </w:p>
    <w:p w14:paraId="35650D6E" w14:textId="77777777" w:rsidR="00DF341C" w:rsidRPr="00B863A0" w:rsidRDefault="00D6140A" w:rsidP="0012398B">
      <w:pPr>
        <w:pStyle w:val="ListParagraph"/>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 xml:space="preserve">FUMA established genomic risk loci, based on the independent associations. If you scroll down you see four bar plots, showing information for each genomic locus. </w:t>
      </w:r>
    </w:p>
    <w:p w14:paraId="00C117F2" w14:textId="13F57F5E" w:rsidR="00D6140A" w:rsidRPr="00B863A0" w:rsidRDefault="00DF341C" w:rsidP="00DF341C">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Q</w:t>
      </w:r>
      <w:r w:rsidR="00AA25E3" w:rsidRPr="00B863A0">
        <w:rPr>
          <w:rFonts w:asciiTheme="minorHAnsi" w:hAnsiTheme="minorHAnsi" w:cstheme="minorHAnsi"/>
          <w:i/>
          <w:sz w:val="22"/>
          <w:szCs w:val="22"/>
          <w:lang w:val="en-GB"/>
        </w:rPr>
        <w:t>3</w:t>
      </w:r>
      <w:r w:rsidRPr="00B863A0">
        <w:rPr>
          <w:rFonts w:asciiTheme="minorHAnsi" w:hAnsiTheme="minorHAnsi" w:cstheme="minorHAnsi"/>
          <w:i/>
          <w:sz w:val="22"/>
          <w:szCs w:val="22"/>
          <w:lang w:val="en-GB"/>
        </w:rPr>
        <w:t xml:space="preserve">: </w:t>
      </w:r>
      <w:r w:rsidR="00D6140A" w:rsidRPr="00B863A0">
        <w:rPr>
          <w:rFonts w:asciiTheme="minorHAnsi" w:hAnsiTheme="minorHAnsi" w:cstheme="minorHAnsi"/>
          <w:i/>
          <w:sz w:val="22"/>
          <w:szCs w:val="22"/>
          <w:lang w:val="en-GB"/>
        </w:rPr>
        <w:t>What is the largest genomic locus? (Copy-paste the y-axis label)</w:t>
      </w:r>
      <w:r w:rsidR="005C60E3">
        <w:rPr>
          <w:rFonts w:asciiTheme="minorHAnsi" w:hAnsiTheme="minorHAnsi" w:cstheme="minorHAnsi"/>
          <w:i/>
          <w:sz w:val="22"/>
          <w:szCs w:val="22"/>
          <w:lang w:val="en-GB"/>
        </w:rPr>
        <w:t xml:space="preserve">. </w:t>
      </w:r>
      <w:r w:rsidR="00576DDD">
        <w:rPr>
          <w:rFonts w:asciiTheme="minorHAnsi" w:hAnsiTheme="minorHAnsi" w:cstheme="minorHAnsi"/>
          <w:i/>
          <w:sz w:val="22"/>
          <w:szCs w:val="22"/>
          <w:lang w:val="en-GB"/>
        </w:rPr>
        <w:t>I</w:t>
      </w:r>
      <w:r w:rsidR="005C60E3">
        <w:rPr>
          <w:rFonts w:asciiTheme="minorHAnsi" w:hAnsiTheme="minorHAnsi" w:cstheme="minorHAnsi"/>
          <w:i/>
          <w:sz w:val="22"/>
          <w:szCs w:val="22"/>
          <w:lang w:val="en-GB"/>
        </w:rPr>
        <w:t xml:space="preserve">s that a reasonable size for one locus? </w:t>
      </w:r>
      <w:r w:rsidR="00576DDD">
        <w:rPr>
          <w:rFonts w:asciiTheme="minorHAnsi" w:hAnsiTheme="minorHAnsi" w:cstheme="minorHAnsi"/>
          <w:i/>
          <w:sz w:val="22"/>
          <w:szCs w:val="22"/>
          <w:lang w:val="en-GB"/>
        </w:rPr>
        <w:t>If not, w</w:t>
      </w:r>
      <w:r w:rsidR="005C60E3">
        <w:rPr>
          <w:rFonts w:asciiTheme="minorHAnsi" w:hAnsiTheme="minorHAnsi" w:cstheme="minorHAnsi"/>
          <w:i/>
          <w:sz w:val="22"/>
          <w:szCs w:val="22"/>
          <w:lang w:val="en-GB"/>
        </w:rPr>
        <w:t>hat could have caused this?</w:t>
      </w:r>
    </w:p>
    <w:p w14:paraId="35630E5E" w14:textId="25CF6A06" w:rsidR="005C60E3" w:rsidRPr="005C60E3" w:rsidRDefault="005C60E3" w:rsidP="005C60E3">
      <w:pPr>
        <w:pStyle w:val="ListParagraph"/>
        <w:spacing w:line="276" w:lineRule="auto"/>
        <w:jc w:val="both"/>
        <w:rPr>
          <w:rFonts w:asciiTheme="minorHAnsi" w:hAnsiTheme="minorHAnsi" w:cstheme="minorHAnsi"/>
          <w:color w:val="ED7D31" w:themeColor="accent2"/>
          <w:sz w:val="22"/>
          <w:szCs w:val="22"/>
          <w:lang w:val="en-GB"/>
        </w:rPr>
      </w:pPr>
      <w:r w:rsidRPr="005C60E3">
        <w:rPr>
          <w:rFonts w:asciiTheme="minorHAnsi" w:hAnsiTheme="minorHAnsi" w:cstheme="minorHAnsi"/>
          <w:color w:val="ED7D31" w:themeColor="accent2"/>
          <w:sz w:val="22"/>
          <w:szCs w:val="22"/>
          <w:lang w:val="en-GB"/>
        </w:rPr>
        <w:t>6:25983010-31333562. This locus spans &gt;</w:t>
      </w:r>
      <w:r>
        <w:rPr>
          <w:rFonts w:asciiTheme="minorHAnsi" w:hAnsiTheme="minorHAnsi" w:cstheme="minorHAnsi"/>
          <w:color w:val="ED7D31" w:themeColor="accent2"/>
          <w:sz w:val="22"/>
          <w:szCs w:val="22"/>
          <w:lang w:val="en-GB"/>
        </w:rPr>
        <w:t>5350</w:t>
      </w:r>
      <w:r w:rsidRPr="005C60E3">
        <w:rPr>
          <w:rFonts w:asciiTheme="minorHAnsi" w:hAnsiTheme="minorHAnsi" w:cstheme="minorHAnsi"/>
          <w:color w:val="ED7D31" w:themeColor="accent2"/>
          <w:sz w:val="22"/>
          <w:szCs w:val="22"/>
          <w:lang w:val="en-GB"/>
        </w:rPr>
        <w:t xml:space="preserve"> kb (or: &gt; </w:t>
      </w:r>
      <w:r>
        <w:rPr>
          <w:rFonts w:asciiTheme="minorHAnsi" w:hAnsiTheme="minorHAnsi" w:cstheme="minorHAnsi"/>
          <w:color w:val="ED7D31" w:themeColor="accent2"/>
          <w:sz w:val="22"/>
          <w:szCs w:val="22"/>
          <w:lang w:val="en-GB"/>
        </w:rPr>
        <w:t>5.3</w:t>
      </w:r>
      <w:r w:rsidRPr="005C60E3">
        <w:rPr>
          <w:rFonts w:asciiTheme="minorHAnsi" w:hAnsiTheme="minorHAnsi" w:cstheme="minorHAnsi"/>
          <w:color w:val="ED7D31" w:themeColor="accent2"/>
          <w:sz w:val="22"/>
          <w:szCs w:val="22"/>
          <w:lang w:val="en-GB"/>
        </w:rPr>
        <w:t>Mb).</w:t>
      </w:r>
    </w:p>
    <w:p w14:paraId="4D69460F" w14:textId="4C23F4DE" w:rsidR="005C60E3" w:rsidRPr="005C60E3" w:rsidRDefault="00AC67F9" w:rsidP="005C60E3">
      <w:pPr>
        <w:pStyle w:val="ListParagraph"/>
        <w:spacing w:line="276" w:lineRule="auto"/>
        <w:jc w:val="both"/>
        <w:rPr>
          <w:rFonts w:asciiTheme="minorHAnsi" w:hAnsiTheme="minorHAnsi" w:cstheme="minorHAnsi"/>
          <w:color w:val="7030A0"/>
          <w:sz w:val="22"/>
          <w:szCs w:val="22"/>
          <w:lang w:val="en-GB"/>
        </w:rPr>
      </w:pPr>
      <w:r w:rsidRPr="00AC67F9">
        <w:rPr>
          <w:rFonts w:asciiTheme="minorHAnsi" w:hAnsiTheme="minorHAnsi" w:cstheme="minorHAnsi"/>
          <w:color w:val="7030A0"/>
          <w:sz w:val="22"/>
          <w:szCs w:val="22"/>
          <w:lang w:val="en-GB" w:eastAsia="en-GB"/>
        </w:rPr>
        <w:t>11:46987704-121491258</w:t>
      </w:r>
      <w:r>
        <w:rPr>
          <w:rFonts w:asciiTheme="minorHAnsi" w:hAnsiTheme="minorHAnsi" w:cstheme="minorHAnsi"/>
          <w:color w:val="7030A0"/>
          <w:sz w:val="22"/>
          <w:szCs w:val="22"/>
          <w:lang w:val="en-GB" w:eastAsia="en-GB"/>
        </w:rPr>
        <w:t xml:space="preserve">. </w:t>
      </w:r>
      <w:r w:rsidR="005C60E3" w:rsidRPr="005C60E3">
        <w:rPr>
          <w:rFonts w:asciiTheme="minorHAnsi" w:hAnsiTheme="minorHAnsi" w:cstheme="minorHAnsi"/>
          <w:color w:val="7030A0"/>
          <w:sz w:val="22"/>
          <w:szCs w:val="22"/>
          <w:lang w:val="en-GB"/>
        </w:rPr>
        <w:t>This locus spans &gt;</w:t>
      </w:r>
      <w:r>
        <w:rPr>
          <w:rFonts w:asciiTheme="minorHAnsi" w:hAnsiTheme="minorHAnsi" w:cstheme="minorHAnsi"/>
          <w:color w:val="7030A0"/>
          <w:sz w:val="22"/>
          <w:szCs w:val="22"/>
          <w:lang w:val="en-GB"/>
        </w:rPr>
        <w:t>74,503</w:t>
      </w:r>
      <w:r w:rsidR="005C60E3" w:rsidRPr="005C60E3">
        <w:rPr>
          <w:rFonts w:asciiTheme="minorHAnsi" w:hAnsiTheme="minorHAnsi" w:cstheme="minorHAnsi"/>
          <w:color w:val="7030A0"/>
          <w:sz w:val="22"/>
          <w:szCs w:val="22"/>
          <w:lang w:val="en-GB"/>
        </w:rPr>
        <w:t xml:space="preserve"> kb (or: &gt; </w:t>
      </w:r>
      <w:r>
        <w:rPr>
          <w:rFonts w:asciiTheme="minorHAnsi" w:hAnsiTheme="minorHAnsi" w:cstheme="minorHAnsi"/>
          <w:color w:val="7030A0"/>
          <w:sz w:val="22"/>
          <w:szCs w:val="22"/>
          <w:lang w:val="en-GB"/>
        </w:rPr>
        <w:t xml:space="preserve">74 </w:t>
      </w:r>
      <w:r w:rsidR="005C60E3" w:rsidRPr="005C60E3">
        <w:rPr>
          <w:rFonts w:asciiTheme="minorHAnsi" w:hAnsiTheme="minorHAnsi" w:cstheme="minorHAnsi"/>
          <w:color w:val="7030A0"/>
          <w:sz w:val="22"/>
          <w:szCs w:val="22"/>
          <w:lang w:val="en-GB"/>
        </w:rPr>
        <w:t>Mb).</w:t>
      </w:r>
      <w:r w:rsidR="00EE4F09">
        <w:rPr>
          <w:rFonts w:asciiTheme="minorHAnsi" w:hAnsiTheme="minorHAnsi" w:cstheme="minorHAnsi"/>
          <w:color w:val="7030A0"/>
          <w:sz w:val="22"/>
          <w:szCs w:val="22"/>
          <w:lang w:val="en-GB"/>
        </w:rPr>
        <w:t xml:space="preserve"> This is not a reasonable size for a single locus. A single locus is meant to include a single genetic signal, 74Mb is almost ½ of chromosome 11, so it is unlikely this is truly one genetic signal. It is possible that many distinct loci were in close proximity to each other (</w:t>
      </w:r>
      <w:r w:rsidR="00576DDD">
        <w:rPr>
          <w:rFonts w:asciiTheme="minorHAnsi" w:hAnsiTheme="minorHAnsi" w:cstheme="minorHAnsi"/>
          <w:color w:val="7030A0"/>
          <w:sz w:val="22"/>
          <w:szCs w:val="22"/>
          <w:lang w:val="en-GB"/>
        </w:rPr>
        <w:t>&lt;</w:t>
      </w:r>
      <w:r w:rsidR="00EE4F09">
        <w:rPr>
          <w:rFonts w:asciiTheme="minorHAnsi" w:hAnsiTheme="minorHAnsi" w:cstheme="minorHAnsi"/>
          <w:color w:val="7030A0"/>
          <w:sz w:val="22"/>
          <w:szCs w:val="22"/>
          <w:lang w:val="en-GB"/>
        </w:rPr>
        <w:t>250kb) and the FUMA algorithm combined them. This is a limitation of using reference panels for estimating LD and defining loci based on physical distance.</w:t>
      </w:r>
    </w:p>
    <w:p w14:paraId="0AC0505F" w14:textId="054D1F2F" w:rsidR="00151915" w:rsidRPr="005C60E3" w:rsidRDefault="00151915" w:rsidP="00151915">
      <w:pPr>
        <w:pStyle w:val="ListParagraph"/>
        <w:spacing w:line="276" w:lineRule="auto"/>
        <w:jc w:val="both"/>
        <w:rPr>
          <w:rFonts w:asciiTheme="minorHAnsi" w:hAnsiTheme="minorHAnsi" w:cstheme="minorHAnsi"/>
          <w:color w:val="C00000"/>
          <w:sz w:val="22"/>
          <w:szCs w:val="22"/>
          <w:lang w:val="en-GB"/>
        </w:rPr>
      </w:pPr>
      <w:r w:rsidRPr="005C60E3">
        <w:rPr>
          <w:rFonts w:asciiTheme="minorHAnsi" w:hAnsiTheme="minorHAnsi" w:cstheme="minorHAnsi"/>
          <w:color w:val="C00000"/>
          <w:sz w:val="22"/>
          <w:szCs w:val="22"/>
          <w:lang w:val="en-GB"/>
        </w:rPr>
        <w:t>18:52747689-53804156. This locus spans &gt;1000 kb (or: &gt; 1Mb).</w:t>
      </w:r>
    </w:p>
    <w:p w14:paraId="0ED7FB7F" w14:textId="3FB5D236" w:rsidR="00151915" w:rsidRDefault="00151915" w:rsidP="00151915">
      <w:pPr>
        <w:pStyle w:val="ListParagraph"/>
        <w:spacing w:line="276" w:lineRule="auto"/>
        <w:jc w:val="both"/>
        <w:rPr>
          <w:rFonts w:asciiTheme="minorHAnsi" w:hAnsiTheme="minorHAnsi" w:cstheme="minorHAnsi"/>
          <w:color w:val="00B050"/>
          <w:sz w:val="22"/>
          <w:szCs w:val="22"/>
          <w:lang w:val="en-GB"/>
        </w:rPr>
      </w:pPr>
      <w:r w:rsidRPr="005C60E3">
        <w:rPr>
          <w:rFonts w:asciiTheme="minorHAnsi" w:hAnsiTheme="minorHAnsi" w:cstheme="minorHAnsi"/>
          <w:color w:val="00B050"/>
          <w:sz w:val="22"/>
          <w:szCs w:val="22"/>
          <w:lang w:val="en-GB" w:eastAsia="en-GB"/>
        </w:rPr>
        <w:t>6:26903585-28833101</w:t>
      </w:r>
      <w:r w:rsidRPr="005C60E3">
        <w:rPr>
          <w:rFonts w:asciiTheme="minorHAnsi" w:hAnsiTheme="minorHAnsi" w:cstheme="minorHAnsi"/>
          <w:color w:val="00B050"/>
          <w:sz w:val="22"/>
          <w:szCs w:val="22"/>
          <w:lang w:val="en-GB"/>
        </w:rPr>
        <w:t xml:space="preserve"> This locus spans &gt;1929 kb (or: &gt; 1Mb).</w:t>
      </w:r>
    </w:p>
    <w:p w14:paraId="3D4E39A9" w14:textId="77777777" w:rsidR="0012398B" w:rsidRPr="005C60E3" w:rsidRDefault="0012398B" w:rsidP="00151915">
      <w:pPr>
        <w:pStyle w:val="ListParagraph"/>
        <w:spacing w:line="276" w:lineRule="auto"/>
        <w:jc w:val="both"/>
        <w:rPr>
          <w:rFonts w:asciiTheme="minorHAnsi" w:hAnsiTheme="minorHAnsi" w:cstheme="minorHAnsi"/>
          <w:color w:val="C00000"/>
          <w:sz w:val="22"/>
          <w:szCs w:val="22"/>
          <w:lang w:val="en-GB"/>
        </w:rPr>
      </w:pPr>
    </w:p>
    <w:p w14:paraId="0ED7F1D9" w14:textId="1CC78F73" w:rsidR="00D6140A" w:rsidRPr="00B863A0" w:rsidRDefault="00DF341C" w:rsidP="00DF341C">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Q</w:t>
      </w:r>
      <w:r w:rsidR="00AA25E3" w:rsidRPr="00B863A0">
        <w:rPr>
          <w:rFonts w:asciiTheme="minorHAnsi" w:hAnsiTheme="minorHAnsi" w:cstheme="minorHAnsi"/>
          <w:i/>
          <w:sz w:val="22"/>
          <w:szCs w:val="22"/>
          <w:lang w:val="en-GB"/>
        </w:rPr>
        <w:t>4</w:t>
      </w:r>
      <w:r w:rsidRPr="00B863A0">
        <w:rPr>
          <w:rFonts w:asciiTheme="minorHAnsi" w:hAnsiTheme="minorHAnsi" w:cstheme="minorHAnsi"/>
          <w:i/>
          <w:sz w:val="22"/>
          <w:szCs w:val="22"/>
          <w:lang w:val="en-GB"/>
        </w:rPr>
        <w:t xml:space="preserve">: </w:t>
      </w:r>
      <w:r w:rsidR="00D6140A" w:rsidRPr="00B863A0">
        <w:rPr>
          <w:rFonts w:asciiTheme="minorHAnsi" w:hAnsiTheme="minorHAnsi" w:cstheme="minorHAnsi"/>
          <w:i/>
          <w:sz w:val="22"/>
          <w:szCs w:val="22"/>
          <w:lang w:val="en-GB"/>
        </w:rPr>
        <w:t>Does this locus also contain the most SNPs? If not, which locus does?</w:t>
      </w:r>
      <w:r w:rsidR="003B12B6">
        <w:rPr>
          <w:rFonts w:asciiTheme="minorHAnsi" w:hAnsiTheme="minorHAnsi" w:cstheme="minorHAnsi"/>
          <w:i/>
          <w:sz w:val="22"/>
          <w:szCs w:val="22"/>
          <w:lang w:val="en-GB"/>
        </w:rPr>
        <w:t xml:space="preserve"> Why </w:t>
      </w:r>
      <w:r w:rsidR="00677AF8">
        <w:rPr>
          <w:rFonts w:asciiTheme="minorHAnsi" w:hAnsiTheme="minorHAnsi" w:cstheme="minorHAnsi"/>
          <w:i/>
          <w:sz w:val="22"/>
          <w:szCs w:val="22"/>
          <w:lang w:val="en-GB"/>
        </w:rPr>
        <w:t>wouldn’t</w:t>
      </w:r>
      <w:r w:rsidR="003B12B6">
        <w:rPr>
          <w:rFonts w:asciiTheme="minorHAnsi" w:hAnsiTheme="minorHAnsi" w:cstheme="minorHAnsi"/>
          <w:i/>
          <w:sz w:val="22"/>
          <w:szCs w:val="22"/>
          <w:lang w:val="en-GB"/>
        </w:rPr>
        <w:t xml:space="preserve"> the largest locus always include the most SNPs?</w:t>
      </w:r>
    </w:p>
    <w:p w14:paraId="54C698C4" w14:textId="5AD1DA96" w:rsidR="0012398B" w:rsidRPr="0012398B" w:rsidRDefault="0012398B" w:rsidP="0012398B">
      <w:pPr>
        <w:pStyle w:val="ListParagraph"/>
        <w:spacing w:line="276" w:lineRule="auto"/>
        <w:jc w:val="both"/>
        <w:rPr>
          <w:rFonts w:asciiTheme="minorHAnsi" w:hAnsiTheme="minorHAnsi" w:cstheme="minorHAnsi"/>
          <w:color w:val="ED7D31" w:themeColor="accent2"/>
          <w:sz w:val="22"/>
          <w:szCs w:val="22"/>
          <w:lang w:val="en-GB"/>
        </w:rPr>
      </w:pPr>
      <w:r>
        <w:rPr>
          <w:rFonts w:asciiTheme="minorHAnsi" w:hAnsiTheme="minorHAnsi" w:cstheme="minorHAnsi"/>
          <w:color w:val="ED7D31" w:themeColor="accent2"/>
          <w:sz w:val="22"/>
          <w:szCs w:val="22"/>
          <w:lang w:val="en-GB"/>
        </w:rPr>
        <w:t>Yes</w:t>
      </w:r>
      <w:r w:rsidRPr="0012398B">
        <w:rPr>
          <w:rFonts w:asciiTheme="minorHAnsi" w:hAnsiTheme="minorHAnsi" w:cstheme="minorHAnsi"/>
          <w:color w:val="ED7D31" w:themeColor="accent2"/>
          <w:sz w:val="22"/>
          <w:szCs w:val="22"/>
          <w:lang w:val="en-GB"/>
        </w:rPr>
        <w:t xml:space="preserve">, this locus contains </w:t>
      </w:r>
      <w:r>
        <w:rPr>
          <w:rFonts w:asciiTheme="minorHAnsi" w:hAnsiTheme="minorHAnsi" w:cstheme="minorHAnsi"/>
          <w:color w:val="ED7D31" w:themeColor="accent2"/>
          <w:sz w:val="22"/>
          <w:szCs w:val="22"/>
          <w:lang w:val="en-GB"/>
        </w:rPr>
        <w:t>1141</w:t>
      </w:r>
      <w:r w:rsidRPr="0012398B">
        <w:rPr>
          <w:rFonts w:asciiTheme="minorHAnsi" w:hAnsiTheme="minorHAnsi" w:cstheme="minorHAnsi"/>
          <w:color w:val="ED7D31" w:themeColor="accent2"/>
          <w:sz w:val="22"/>
          <w:szCs w:val="22"/>
          <w:lang w:val="en-GB"/>
        </w:rPr>
        <w:t xml:space="preserve"> SNPs.</w:t>
      </w:r>
    </w:p>
    <w:p w14:paraId="7A5CCA37" w14:textId="7EFFA0BB" w:rsidR="0012398B" w:rsidRPr="0012398B" w:rsidRDefault="0012398B" w:rsidP="0012398B">
      <w:pPr>
        <w:pStyle w:val="ListParagraph"/>
        <w:spacing w:line="276" w:lineRule="auto"/>
        <w:jc w:val="both"/>
        <w:rPr>
          <w:rFonts w:asciiTheme="minorHAnsi" w:hAnsiTheme="minorHAnsi" w:cstheme="minorHAnsi"/>
          <w:color w:val="7030A0"/>
          <w:sz w:val="22"/>
          <w:szCs w:val="22"/>
          <w:lang w:val="en-GB"/>
        </w:rPr>
      </w:pPr>
      <w:r w:rsidRPr="0012398B">
        <w:rPr>
          <w:rFonts w:asciiTheme="minorHAnsi" w:hAnsiTheme="minorHAnsi" w:cstheme="minorHAnsi"/>
          <w:color w:val="7030A0"/>
          <w:sz w:val="22"/>
          <w:szCs w:val="22"/>
          <w:lang w:val="en-GB"/>
        </w:rPr>
        <w:t xml:space="preserve">No, this locus contains </w:t>
      </w:r>
      <w:r>
        <w:rPr>
          <w:rFonts w:asciiTheme="minorHAnsi" w:hAnsiTheme="minorHAnsi" w:cstheme="minorHAnsi"/>
          <w:color w:val="7030A0"/>
          <w:sz w:val="22"/>
          <w:szCs w:val="22"/>
          <w:lang w:val="en-GB"/>
        </w:rPr>
        <w:t>2633</w:t>
      </w:r>
      <w:r w:rsidRPr="0012398B">
        <w:rPr>
          <w:rFonts w:asciiTheme="minorHAnsi" w:hAnsiTheme="minorHAnsi" w:cstheme="minorHAnsi"/>
          <w:color w:val="7030A0"/>
          <w:sz w:val="22"/>
          <w:szCs w:val="22"/>
          <w:lang w:val="en-GB"/>
        </w:rPr>
        <w:t xml:space="preserve"> SNPs, whereas locus </w:t>
      </w:r>
      <w:r w:rsidRPr="0012398B">
        <w:rPr>
          <w:rFonts w:asciiTheme="minorHAnsi" w:hAnsiTheme="minorHAnsi" w:cstheme="minorHAnsi"/>
          <w:color w:val="7030A0"/>
          <w:sz w:val="22"/>
          <w:szCs w:val="22"/>
          <w:shd w:val="clear" w:color="auto" w:fill="FFFFFF"/>
          <w:lang w:val="en-GB"/>
        </w:rPr>
        <w:t>6:31087305-32796793</w:t>
      </w:r>
      <w:r>
        <w:rPr>
          <w:rFonts w:asciiTheme="minorHAnsi" w:hAnsiTheme="minorHAnsi" w:cstheme="minorHAnsi"/>
          <w:color w:val="7030A0"/>
          <w:sz w:val="22"/>
          <w:szCs w:val="22"/>
          <w:shd w:val="clear" w:color="auto" w:fill="FFFFFF"/>
          <w:lang w:val="en-GB"/>
        </w:rPr>
        <w:t xml:space="preserve"> </w:t>
      </w:r>
      <w:r w:rsidRPr="0012398B">
        <w:rPr>
          <w:rFonts w:asciiTheme="minorHAnsi" w:hAnsiTheme="minorHAnsi" w:cstheme="minorHAnsi"/>
          <w:color w:val="7030A0"/>
          <w:sz w:val="22"/>
          <w:szCs w:val="22"/>
          <w:lang w:val="en-GB"/>
        </w:rPr>
        <w:t xml:space="preserve">contains </w:t>
      </w:r>
      <w:r>
        <w:rPr>
          <w:rFonts w:asciiTheme="minorHAnsi" w:hAnsiTheme="minorHAnsi" w:cstheme="minorHAnsi"/>
          <w:color w:val="7030A0"/>
          <w:sz w:val="22"/>
          <w:szCs w:val="22"/>
          <w:lang w:val="en-GB"/>
        </w:rPr>
        <w:t>3933</w:t>
      </w:r>
      <w:r w:rsidRPr="0012398B">
        <w:rPr>
          <w:rFonts w:asciiTheme="minorHAnsi" w:hAnsiTheme="minorHAnsi" w:cstheme="minorHAnsi"/>
          <w:color w:val="7030A0"/>
          <w:sz w:val="22"/>
          <w:szCs w:val="22"/>
          <w:lang w:val="en-GB"/>
        </w:rPr>
        <w:t xml:space="preserve"> SNPs.</w:t>
      </w:r>
    </w:p>
    <w:p w14:paraId="0D65BE3B" w14:textId="51E9332B" w:rsidR="00151915" w:rsidRPr="00EE4F09" w:rsidRDefault="00151915" w:rsidP="00151915">
      <w:pPr>
        <w:pStyle w:val="ListParagraph"/>
        <w:spacing w:line="276" w:lineRule="auto"/>
        <w:jc w:val="both"/>
        <w:rPr>
          <w:rFonts w:asciiTheme="minorHAnsi" w:hAnsiTheme="minorHAnsi" w:cstheme="minorHAnsi"/>
          <w:color w:val="C00000"/>
          <w:sz w:val="22"/>
          <w:szCs w:val="22"/>
          <w:lang w:val="en-GB"/>
        </w:rPr>
      </w:pPr>
      <w:r w:rsidRPr="00EE4F09">
        <w:rPr>
          <w:rFonts w:asciiTheme="minorHAnsi" w:hAnsiTheme="minorHAnsi" w:cstheme="minorHAnsi"/>
          <w:color w:val="C00000"/>
          <w:sz w:val="22"/>
          <w:szCs w:val="22"/>
          <w:lang w:val="en-GB"/>
        </w:rPr>
        <w:t>No, this locus contains 245 SNPs, whereas locus 1:73275828-74077588 contains 956 SNPs.</w:t>
      </w:r>
    </w:p>
    <w:p w14:paraId="133F9598" w14:textId="7D06CC47" w:rsidR="00151915" w:rsidRDefault="00151915" w:rsidP="00151915">
      <w:pPr>
        <w:pStyle w:val="ListParagraph"/>
        <w:spacing w:line="276" w:lineRule="auto"/>
        <w:jc w:val="both"/>
        <w:rPr>
          <w:rFonts w:asciiTheme="minorHAnsi" w:hAnsiTheme="minorHAnsi" w:cstheme="minorHAnsi"/>
          <w:color w:val="00B050"/>
          <w:sz w:val="22"/>
          <w:szCs w:val="22"/>
          <w:lang w:val="en-GB"/>
        </w:rPr>
      </w:pPr>
      <w:r w:rsidRPr="00EE4F09">
        <w:rPr>
          <w:rFonts w:asciiTheme="minorHAnsi" w:hAnsiTheme="minorHAnsi" w:cstheme="minorHAnsi"/>
          <w:color w:val="01A531"/>
          <w:sz w:val="22"/>
          <w:szCs w:val="22"/>
          <w:lang w:val="en-GB"/>
        </w:rPr>
        <w:t xml:space="preserve">No, this locus contains 477 SNPs, whereas </w:t>
      </w:r>
      <w:r w:rsidRPr="00EE4F09">
        <w:rPr>
          <w:rFonts w:asciiTheme="minorHAnsi" w:hAnsiTheme="minorHAnsi" w:cstheme="minorHAnsi"/>
          <w:color w:val="00B050"/>
          <w:sz w:val="22"/>
          <w:szCs w:val="22"/>
          <w:lang w:val="en-GB"/>
        </w:rPr>
        <w:t xml:space="preserve">locus </w:t>
      </w:r>
      <w:r w:rsidRPr="00EE4F09">
        <w:rPr>
          <w:rFonts w:asciiTheme="minorHAnsi" w:hAnsiTheme="minorHAnsi" w:cstheme="minorHAnsi"/>
          <w:color w:val="00B050"/>
          <w:sz w:val="22"/>
          <w:szCs w:val="22"/>
          <w:shd w:val="clear" w:color="auto" w:fill="FFFFFF"/>
          <w:lang w:val="en-GB"/>
        </w:rPr>
        <w:t>17:43460181-44874453</w:t>
      </w:r>
      <w:r w:rsidRPr="00EE4F09">
        <w:rPr>
          <w:rFonts w:asciiTheme="minorHAnsi" w:hAnsiTheme="minorHAnsi" w:cstheme="minorHAnsi"/>
          <w:color w:val="00B050"/>
          <w:sz w:val="22"/>
          <w:szCs w:val="22"/>
          <w:lang w:val="en-GB"/>
        </w:rPr>
        <w:t xml:space="preserve"> contains 2417 SNPs.</w:t>
      </w:r>
    </w:p>
    <w:p w14:paraId="08D7AF5D" w14:textId="2DC1A83F" w:rsidR="0012398B" w:rsidRDefault="0012398B" w:rsidP="00151915">
      <w:pPr>
        <w:pStyle w:val="ListParagraph"/>
        <w:spacing w:line="276" w:lineRule="auto"/>
        <w:jc w:val="both"/>
        <w:rPr>
          <w:rFonts w:asciiTheme="minorHAnsi" w:hAnsiTheme="minorHAnsi" w:cstheme="minorHAnsi"/>
          <w:color w:val="C00000"/>
          <w:sz w:val="22"/>
          <w:szCs w:val="22"/>
          <w:lang w:val="en-GB"/>
        </w:rPr>
      </w:pPr>
    </w:p>
    <w:p w14:paraId="79605712" w14:textId="4CAF445F" w:rsidR="008F027F" w:rsidRPr="00D06F3E" w:rsidRDefault="008F027F" w:rsidP="00151915">
      <w:pPr>
        <w:pStyle w:val="ListParagraph"/>
        <w:spacing w:line="276" w:lineRule="auto"/>
        <w:jc w:val="both"/>
        <w:rPr>
          <w:rFonts w:asciiTheme="minorHAnsi" w:hAnsiTheme="minorHAnsi" w:cstheme="minorHAnsi"/>
          <w:color w:val="FF0000"/>
          <w:sz w:val="22"/>
          <w:szCs w:val="22"/>
          <w:lang w:val="en-GB"/>
        </w:rPr>
      </w:pPr>
      <w:r w:rsidRPr="00D06F3E">
        <w:rPr>
          <w:rFonts w:asciiTheme="minorHAnsi" w:hAnsiTheme="minorHAnsi" w:cstheme="minorHAnsi"/>
          <w:color w:val="FF0000"/>
          <w:sz w:val="22"/>
          <w:szCs w:val="22"/>
          <w:lang w:val="en-GB"/>
        </w:rPr>
        <w:t>SNPs density is variable across the genome due to</w:t>
      </w:r>
      <w:r w:rsidR="003B7E89" w:rsidRPr="00D06F3E">
        <w:rPr>
          <w:rFonts w:asciiTheme="minorHAnsi" w:hAnsiTheme="minorHAnsi" w:cstheme="minorHAnsi"/>
          <w:color w:val="FF0000"/>
          <w:sz w:val="22"/>
          <w:szCs w:val="22"/>
          <w:lang w:val="en-GB"/>
        </w:rPr>
        <w:t xml:space="preserve"> multiple factors including</w:t>
      </w:r>
      <w:r w:rsidRPr="00D06F3E">
        <w:rPr>
          <w:rFonts w:asciiTheme="minorHAnsi" w:hAnsiTheme="minorHAnsi" w:cstheme="minorHAnsi"/>
          <w:color w:val="FF0000"/>
          <w:sz w:val="22"/>
          <w:szCs w:val="22"/>
          <w:lang w:val="en-GB"/>
        </w:rPr>
        <w:t xml:space="preserve"> different </w:t>
      </w:r>
      <w:r w:rsidR="003B7E89" w:rsidRPr="00D06F3E">
        <w:rPr>
          <w:rFonts w:asciiTheme="minorHAnsi" w:hAnsiTheme="minorHAnsi" w:cstheme="minorHAnsi"/>
          <w:color w:val="FF0000"/>
          <w:sz w:val="22"/>
          <w:szCs w:val="22"/>
          <w:lang w:val="en-GB"/>
        </w:rPr>
        <w:t>sequences/regions being more prone to mutations and more subject to natural selection (HLA region).</w:t>
      </w:r>
      <w:r w:rsidR="000628A0" w:rsidRPr="00D06F3E">
        <w:rPr>
          <w:rFonts w:asciiTheme="minorHAnsi" w:hAnsiTheme="minorHAnsi" w:cstheme="minorHAnsi"/>
          <w:color w:val="FF0000"/>
          <w:sz w:val="22"/>
          <w:szCs w:val="22"/>
          <w:lang w:val="en-GB"/>
        </w:rPr>
        <w:t xml:space="preserve"> Not to mention practical reasons like which SNPs are imputed by a reference panel and which SNPs are removed by allele frequency thresholds</w:t>
      </w:r>
      <w:r w:rsidR="000A5202" w:rsidRPr="00D06F3E">
        <w:rPr>
          <w:rFonts w:asciiTheme="minorHAnsi" w:hAnsiTheme="minorHAnsi" w:cstheme="minorHAnsi"/>
          <w:color w:val="FF0000"/>
          <w:sz w:val="22"/>
          <w:szCs w:val="22"/>
          <w:lang w:val="en-GB"/>
        </w:rPr>
        <w:t>.</w:t>
      </w:r>
    </w:p>
    <w:p w14:paraId="0FC83748" w14:textId="77777777" w:rsidR="008F027F" w:rsidRPr="00EE4F09" w:rsidRDefault="008F027F" w:rsidP="00151915">
      <w:pPr>
        <w:pStyle w:val="ListParagraph"/>
        <w:spacing w:line="276" w:lineRule="auto"/>
        <w:jc w:val="both"/>
        <w:rPr>
          <w:rFonts w:asciiTheme="minorHAnsi" w:hAnsiTheme="minorHAnsi" w:cstheme="minorHAnsi"/>
          <w:color w:val="C00000"/>
          <w:sz w:val="22"/>
          <w:szCs w:val="22"/>
          <w:lang w:val="en-GB"/>
        </w:rPr>
      </w:pPr>
    </w:p>
    <w:p w14:paraId="095AB43D" w14:textId="65D239CF" w:rsidR="00D6140A" w:rsidRPr="00B863A0" w:rsidRDefault="00DF341C" w:rsidP="00DF341C">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Q</w:t>
      </w:r>
      <w:r w:rsidR="00AA25E3" w:rsidRPr="00B863A0">
        <w:rPr>
          <w:rFonts w:asciiTheme="minorHAnsi" w:hAnsiTheme="minorHAnsi" w:cstheme="minorHAnsi"/>
          <w:i/>
          <w:sz w:val="22"/>
          <w:szCs w:val="22"/>
          <w:lang w:val="en-GB"/>
        </w:rPr>
        <w:t>5</w:t>
      </w:r>
      <w:r w:rsidRPr="00B863A0">
        <w:rPr>
          <w:rFonts w:asciiTheme="minorHAnsi" w:hAnsiTheme="minorHAnsi" w:cstheme="minorHAnsi"/>
          <w:i/>
          <w:sz w:val="22"/>
          <w:szCs w:val="22"/>
          <w:lang w:val="en-GB"/>
        </w:rPr>
        <w:t xml:space="preserve">: </w:t>
      </w:r>
      <w:r w:rsidR="00321EC1">
        <w:rPr>
          <w:rFonts w:asciiTheme="minorHAnsi" w:hAnsiTheme="minorHAnsi" w:cstheme="minorHAnsi"/>
          <w:i/>
          <w:sz w:val="22"/>
          <w:szCs w:val="22"/>
          <w:lang w:val="en-GB"/>
        </w:rPr>
        <w:t xml:space="preserve">Why </w:t>
      </w:r>
      <w:r w:rsidR="0012398B">
        <w:rPr>
          <w:rFonts w:asciiTheme="minorHAnsi" w:hAnsiTheme="minorHAnsi" w:cstheme="minorHAnsi"/>
          <w:i/>
          <w:sz w:val="22"/>
          <w:szCs w:val="22"/>
          <w:lang w:val="en-GB"/>
        </w:rPr>
        <w:t>does</w:t>
      </w:r>
      <w:r w:rsidR="00D6140A" w:rsidRPr="00B863A0">
        <w:rPr>
          <w:rFonts w:asciiTheme="minorHAnsi" w:hAnsiTheme="minorHAnsi" w:cstheme="minorHAnsi"/>
          <w:i/>
          <w:sz w:val="22"/>
          <w:szCs w:val="22"/>
          <w:lang w:val="en-GB"/>
        </w:rPr>
        <w:t xml:space="preserve"> the number of genes physically located within a locus not always equal the number of genes that </w:t>
      </w:r>
      <w:r w:rsidR="0012398B">
        <w:rPr>
          <w:rFonts w:asciiTheme="minorHAnsi" w:hAnsiTheme="minorHAnsi" w:cstheme="minorHAnsi"/>
          <w:i/>
          <w:sz w:val="22"/>
          <w:szCs w:val="22"/>
          <w:lang w:val="en-GB"/>
        </w:rPr>
        <w:t>are</w:t>
      </w:r>
      <w:r w:rsidR="00D6140A" w:rsidRPr="00B863A0">
        <w:rPr>
          <w:rFonts w:asciiTheme="minorHAnsi" w:hAnsiTheme="minorHAnsi" w:cstheme="minorHAnsi"/>
          <w:i/>
          <w:sz w:val="22"/>
          <w:szCs w:val="22"/>
          <w:lang w:val="en-GB"/>
        </w:rPr>
        <w:t xml:space="preserve"> mapped to the locus?</w:t>
      </w:r>
    </w:p>
    <w:p w14:paraId="6BB00717" w14:textId="248292F2" w:rsidR="00FF45E8" w:rsidRPr="00D06F3E" w:rsidRDefault="0071635F" w:rsidP="0071635F">
      <w:pPr>
        <w:pStyle w:val="ListParagraph"/>
        <w:spacing w:line="276" w:lineRule="auto"/>
        <w:jc w:val="both"/>
        <w:rPr>
          <w:rFonts w:asciiTheme="minorHAnsi" w:hAnsiTheme="minorHAnsi" w:cstheme="minorHAnsi"/>
          <w:color w:val="FF0000"/>
          <w:sz w:val="22"/>
          <w:szCs w:val="22"/>
          <w:lang w:val="en-GB"/>
        </w:rPr>
      </w:pPr>
      <w:r w:rsidRPr="00D06F3E">
        <w:rPr>
          <w:rFonts w:asciiTheme="minorHAnsi" w:hAnsiTheme="minorHAnsi" w:cstheme="minorHAnsi"/>
          <w:color w:val="FF0000"/>
          <w:sz w:val="22"/>
          <w:szCs w:val="22"/>
          <w:lang w:val="en-GB"/>
        </w:rPr>
        <w:t>FUMA uses several strategies to map SNPs to genes</w:t>
      </w:r>
      <w:r w:rsidR="00FF45E8" w:rsidRPr="00D06F3E">
        <w:rPr>
          <w:rFonts w:asciiTheme="minorHAnsi" w:hAnsiTheme="minorHAnsi" w:cstheme="minorHAnsi"/>
          <w:color w:val="FF0000"/>
          <w:sz w:val="22"/>
          <w:szCs w:val="22"/>
          <w:lang w:val="en-GB"/>
        </w:rPr>
        <w:t>:</w:t>
      </w:r>
      <w:r w:rsidRPr="00D06F3E">
        <w:rPr>
          <w:rFonts w:asciiTheme="minorHAnsi" w:hAnsiTheme="minorHAnsi" w:cstheme="minorHAnsi"/>
          <w:color w:val="FF0000"/>
          <w:sz w:val="22"/>
          <w:szCs w:val="22"/>
          <w:lang w:val="en-GB"/>
        </w:rPr>
        <w:t xml:space="preserve"> </w:t>
      </w:r>
    </w:p>
    <w:p w14:paraId="674A36F4" w14:textId="6AC1073E" w:rsidR="00FF45E8" w:rsidRPr="00D06F3E" w:rsidRDefault="00FF45E8" w:rsidP="0071635F">
      <w:pPr>
        <w:pStyle w:val="ListParagraph"/>
        <w:spacing w:line="276" w:lineRule="auto"/>
        <w:jc w:val="both"/>
        <w:rPr>
          <w:rFonts w:asciiTheme="minorHAnsi" w:hAnsiTheme="minorHAnsi" w:cstheme="minorHAnsi"/>
          <w:color w:val="FF0000"/>
          <w:sz w:val="22"/>
          <w:szCs w:val="22"/>
          <w:lang w:val="en-GB"/>
        </w:rPr>
      </w:pPr>
      <w:r w:rsidRPr="00D06F3E">
        <w:rPr>
          <w:rFonts w:asciiTheme="minorHAnsi" w:hAnsiTheme="minorHAnsi" w:cstheme="minorHAnsi"/>
          <w:color w:val="FF0000"/>
          <w:sz w:val="22"/>
          <w:szCs w:val="22"/>
          <w:lang w:val="en-GB"/>
        </w:rPr>
        <w:t xml:space="preserve">More genes can be mapped than are physically located in a locus through </w:t>
      </w:r>
      <w:proofErr w:type="spellStart"/>
      <w:r w:rsidRPr="00D06F3E">
        <w:rPr>
          <w:rFonts w:asciiTheme="minorHAnsi" w:hAnsiTheme="minorHAnsi" w:cstheme="minorHAnsi"/>
          <w:color w:val="FF0000"/>
          <w:sz w:val="22"/>
          <w:szCs w:val="22"/>
          <w:lang w:val="en-GB"/>
        </w:rPr>
        <w:t>eQTL</w:t>
      </w:r>
      <w:proofErr w:type="spellEnd"/>
      <w:r w:rsidRPr="00D06F3E">
        <w:rPr>
          <w:rFonts w:asciiTheme="minorHAnsi" w:hAnsiTheme="minorHAnsi" w:cstheme="minorHAnsi"/>
          <w:color w:val="FF0000"/>
          <w:sz w:val="22"/>
          <w:szCs w:val="22"/>
          <w:lang w:val="en-GB"/>
        </w:rPr>
        <w:t xml:space="preserve"> or chromatin interaction mapping</w:t>
      </w:r>
    </w:p>
    <w:p w14:paraId="0A3FD5A8" w14:textId="7DD6BDCC" w:rsidR="00FF45E8" w:rsidRPr="00D06F3E" w:rsidRDefault="00FF45E8" w:rsidP="0071635F">
      <w:pPr>
        <w:pStyle w:val="ListParagraph"/>
        <w:spacing w:line="276" w:lineRule="auto"/>
        <w:jc w:val="both"/>
        <w:rPr>
          <w:rFonts w:asciiTheme="minorHAnsi" w:hAnsiTheme="minorHAnsi" w:cstheme="minorHAnsi"/>
          <w:color w:val="FF0000"/>
          <w:sz w:val="22"/>
          <w:szCs w:val="22"/>
          <w:lang w:val="en-GB"/>
        </w:rPr>
      </w:pPr>
      <w:r w:rsidRPr="00D06F3E">
        <w:rPr>
          <w:rFonts w:asciiTheme="minorHAnsi" w:hAnsiTheme="minorHAnsi" w:cstheme="minorHAnsi"/>
          <w:color w:val="FF0000"/>
          <w:sz w:val="22"/>
          <w:szCs w:val="22"/>
          <w:lang w:val="en-GB"/>
        </w:rPr>
        <w:t xml:space="preserve">Fewer genes can be mapped to a locus than are physically located in a locus because FUMA allows you to set parameters to </w:t>
      </w:r>
      <w:r w:rsidR="006A4887" w:rsidRPr="00D06F3E">
        <w:rPr>
          <w:rFonts w:asciiTheme="minorHAnsi" w:hAnsiTheme="minorHAnsi" w:cstheme="minorHAnsi"/>
          <w:color w:val="FF0000"/>
          <w:sz w:val="22"/>
          <w:szCs w:val="22"/>
          <w:lang w:val="en-GB"/>
        </w:rPr>
        <w:t xml:space="preserve">specify how genes are mapped. One such parameter is that only genes containing variants with high CADD scores (&gt;12.37) will be mapped. This would lead to some genes physically located in a locus not being mapped genes because they did not contain variants with high enough CADD scores. </w:t>
      </w:r>
    </w:p>
    <w:p w14:paraId="323C24E9" w14:textId="6F2AF26E" w:rsidR="00355917" w:rsidRPr="00D06F3E" w:rsidRDefault="00355917" w:rsidP="0071635F">
      <w:pPr>
        <w:pStyle w:val="ListParagraph"/>
        <w:spacing w:line="276" w:lineRule="auto"/>
        <w:jc w:val="both"/>
        <w:rPr>
          <w:rFonts w:asciiTheme="minorHAnsi" w:hAnsiTheme="minorHAnsi" w:cstheme="minorHAnsi"/>
          <w:color w:val="FF0000"/>
          <w:sz w:val="22"/>
          <w:szCs w:val="22"/>
          <w:lang w:val="en-GB"/>
        </w:rPr>
      </w:pPr>
      <w:r w:rsidRPr="00D06F3E">
        <w:rPr>
          <w:rFonts w:asciiTheme="minorHAnsi" w:hAnsiTheme="minorHAnsi" w:cstheme="minorHAnsi"/>
          <w:color w:val="FF0000"/>
          <w:sz w:val="22"/>
          <w:szCs w:val="22"/>
          <w:lang w:val="en-GB"/>
        </w:rPr>
        <w:t>Additionally, positional mapping of SNPs to genes is based on distance from SNP to gene, by default genes with</w:t>
      </w:r>
      <w:r w:rsidR="00494EDC">
        <w:rPr>
          <w:rFonts w:asciiTheme="minorHAnsi" w:hAnsiTheme="minorHAnsi" w:cstheme="minorHAnsi"/>
          <w:color w:val="FF0000"/>
          <w:sz w:val="22"/>
          <w:szCs w:val="22"/>
          <w:lang w:val="en-GB"/>
        </w:rPr>
        <w:t>in</w:t>
      </w:r>
      <w:r w:rsidRPr="00D06F3E">
        <w:rPr>
          <w:rFonts w:asciiTheme="minorHAnsi" w:hAnsiTheme="minorHAnsi" w:cstheme="minorHAnsi"/>
          <w:color w:val="FF0000"/>
          <w:sz w:val="22"/>
          <w:szCs w:val="22"/>
          <w:lang w:val="en-GB"/>
        </w:rPr>
        <w:t xml:space="preserve"> 10kb of a SNP will be mapped. Some loci could be large due to merging of LD blocks 250kb apart, this could lead to some genes in a locus being </w:t>
      </w:r>
      <w:r w:rsidR="002073D1">
        <w:rPr>
          <w:rFonts w:asciiTheme="minorHAnsi" w:hAnsiTheme="minorHAnsi" w:cstheme="minorHAnsi"/>
          <w:color w:val="FF0000"/>
          <w:sz w:val="22"/>
          <w:szCs w:val="22"/>
          <w:lang w:val="en-GB"/>
        </w:rPr>
        <w:t>&gt;</w:t>
      </w:r>
      <w:r w:rsidRPr="00D06F3E">
        <w:rPr>
          <w:rFonts w:asciiTheme="minorHAnsi" w:hAnsiTheme="minorHAnsi" w:cstheme="minorHAnsi"/>
          <w:color w:val="FF0000"/>
          <w:sz w:val="22"/>
          <w:szCs w:val="22"/>
          <w:lang w:val="en-GB"/>
        </w:rPr>
        <w:t>10kb from a SNP, so these genes would not be mapped to the locus.</w:t>
      </w:r>
    </w:p>
    <w:p w14:paraId="49CDACD3" w14:textId="77777777" w:rsidR="0071635F" w:rsidRPr="00B863A0" w:rsidRDefault="0071635F" w:rsidP="00D6140A">
      <w:pPr>
        <w:spacing w:line="276" w:lineRule="auto"/>
        <w:jc w:val="both"/>
        <w:rPr>
          <w:rFonts w:asciiTheme="minorHAnsi" w:hAnsiTheme="minorHAnsi" w:cstheme="minorHAnsi"/>
          <w:b/>
          <w:sz w:val="22"/>
          <w:szCs w:val="22"/>
          <w:lang w:val="en-GB"/>
        </w:rPr>
      </w:pPr>
    </w:p>
    <w:p w14:paraId="74640717" w14:textId="77777777" w:rsidR="007D4455" w:rsidRPr="007D4455" w:rsidRDefault="007D4455" w:rsidP="007D4455">
      <w:pPr>
        <w:spacing w:line="276" w:lineRule="auto"/>
        <w:jc w:val="both"/>
        <w:rPr>
          <w:rFonts w:asciiTheme="minorHAnsi" w:hAnsiTheme="minorHAnsi" w:cstheme="minorHAnsi"/>
          <w:i/>
          <w:sz w:val="22"/>
          <w:szCs w:val="22"/>
          <w:lang w:val="en-GB"/>
        </w:rPr>
      </w:pPr>
      <w:r w:rsidRPr="007D4455">
        <w:rPr>
          <w:rFonts w:asciiTheme="minorHAnsi" w:hAnsiTheme="minorHAnsi" w:cstheme="minorHAnsi"/>
          <w:i/>
          <w:sz w:val="22"/>
          <w:szCs w:val="22"/>
          <w:lang w:val="en-GB"/>
        </w:rPr>
        <w:t>Section: Genome-wide plots</w:t>
      </w:r>
    </w:p>
    <w:p w14:paraId="3C710533" w14:textId="77777777" w:rsidR="007D4455" w:rsidRPr="007D4455" w:rsidRDefault="007D4455" w:rsidP="007D4455">
      <w:pPr>
        <w:spacing w:line="276" w:lineRule="auto"/>
        <w:jc w:val="both"/>
        <w:rPr>
          <w:rFonts w:asciiTheme="minorHAnsi" w:hAnsiTheme="minorHAnsi" w:cstheme="minorHAnsi"/>
          <w:sz w:val="22"/>
          <w:szCs w:val="22"/>
          <w:lang w:val="en-GB"/>
        </w:rPr>
      </w:pPr>
      <w:r w:rsidRPr="007D4455">
        <w:rPr>
          <w:rFonts w:asciiTheme="minorHAnsi" w:hAnsiTheme="minorHAnsi" w:cstheme="minorHAnsi"/>
          <w:sz w:val="22"/>
          <w:szCs w:val="22"/>
          <w:lang w:val="en-GB"/>
        </w:rPr>
        <w:lastRenderedPageBreak/>
        <w:t>The questions below concern the ‘Genome-wide plots’ section in FUMA.</w:t>
      </w:r>
    </w:p>
    <w:p w14:paraId="56E15B81" w14:textId="77777777" w:rsidR="007D4455" w:rsidRPr="007D4455" w:rsidRDefault="007D4455" w:rsidP="007D4455">
      <w:pPr>
        <w:spacing w:line="276" w:lineRule="auto"/>
        <w:jc w:val="both"/>
        <w:rPr>
          <w:rFonts w:asciiTheme="minorHAnsi" w:hAnsiTheme="minorHAnsi" w:cstheme="minorHAnsi"/>
          <w:sz w:val="22"/>
          <w:szCs w:val="22"/>
          <w:lang w:val="en-GB"/>
        </w:rPr>
      </w:pPr>
      <w:r>
        <w:rPr>
          <w:noProof/>
        </w:rPr>
        <w:drawing>
          <wp:inline distT="0" distB="0" distL="0" distR="0" wp14:anchorId="1E8045DF" wp14:editId="3A0545F7">
            <wp:extent cx="1699082" cy="2325511"/>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4-07 at 13.37.31.png"/>
                    <pic:cNvPicPr/>
                  </pic:nvPicPr>
                  <pic:blipFill>
                    <a:blip r:embed="rId17">
                      <a:extLst>
                        <a:ext uri="{28A0092B-C50C-407E-A947-70E740481C1C}">
                          <a14:useLocalDpi xmlns:a14="http://schemas.microsoft.com/office/drawing/2010/main" val="0"/>
                        </a:ext>
                      </a:extLst>
                    </a:blip>
                    <a:stretch>
                      <a:fillRect/>
                    </a:stretch>
                  </pic:blipFill>
                  <pic:spPr>
                    <a:xfrm>
                      <a:off x="0" y="0"/>
                      <a:ext cx="1702791" cy="2330587"/>
                    </a:xfrm>
                    <a:prstGeom prst="rect">
                      <a:avLst/>
                    </a:prstGeom>
                  </pic:spPr>
                </pic:pic>
              </a:graphicData>
            </a:graphic>
          </wp:inline>
        </w:drawing>
      </w:r>
    </w:p>
    <w:p w14:paraId="59CD07A3" w14:textId="77777777" w:rsidR="00DF341C" w:rsidRPr="00B863A0" w:rsidRDefault="00D6140A" w:rsidP="007D4455">
      <w:pPr>
        <w:pStyle w:val="ListParagraph"/>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 xml:space="preserve">Below the SNP-level Manhattan plot you find the gene Manhattan plot. This figure shows the gene associations. </w:t>
      </w:r>
    </w:p>
    <w:p w14:paraId="29AAE743" w14:textId="6B8174AA" w:rsidR="00D6140A" w:rsidRPr="00B863A0" w:rsidRDefault="00DF341C" w:rsidP="00DF341C">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Q</w:t>
      </w:r>
      <w:r w:rsidR="00AA25E3" w:rsidRPr="00B863A0">
        <w:rPr>
          <w:rFonts w:asciiTheme="minorHAnsi" w:hAnsiTheme="minorHAnsi" w:cstheme="minorHAnsi"/>
          <w:i/>
          <w:sz w:val="22"/>
          <w:szCs w:val="22"/>
          <w:lang w:val="en-GB"/>
        </w:rPr>
        <w:t>6</w:t>
      </w:r>
      <w:r w:rsidRPr="00B863A0">
        <w:rPr>
          <w:rFonts w:asciiTheme="minorHAnsi" w:hAnsiTheme="minorHAnsi" w:cstheme="minorHAnsi"/>
          <w:i/>
          <w:sz w:val="22"/>
          <w:szCs w:val="22"/>
          <w:lang w:val="en-GB"/>
        </w:rPr>
        <w:t xml:space="preserve">: </w:t>
      </w:r>
      <w:r w:rsidR="00D6140A" w:rsidRPr="00B863A0">
        <w:rPr>
          <w:rFonts w:asciiTheme="minorHAnsi" w:hAnsiTheme="minorHAnsi" w:cstheme="minorHAnsi"/>
          <w:i/>
          <w:sz w:val="22"/>
          <w:szCs w:val="22"/>
          <w:lang w:val="en-GB"/>
        </w:rPr>
        <w:t>Why is the threshold for significance different from that in the SNP Manhattan plot?</w:t>
      </w:r>
    </w:p>
    <w:p w14:paraId="1C76B029" w14:textId="245F24F7" w:rsidR="0071635F" w:rsidRPr="00D06F3E" w:rsidRDefault="0071635F" w:rsidP="0071635F">
      <w:pPr>
        <w:pStyle w:val="ListParagraph"/>
        <w:spacing w:line="276" w:lineRule="auto"/>
        <w:jc w:val="both"/>
        <w:rPr>
          <w:rFonts w:asciiTheme="minorHAnsi" w:hAnsiTheme="minorHAnsi" w:cstheme="minorHAnsi"/>
          <w:color w:val="FF0000"/>
          <w:sz w:val="22"/>
          <w:szCs w:val="22"/>
          <w:lang w:val="en-GB"/>
        </w:rPr>
      </w:pPr>
      <w:r w:rsidRPr="00D06F3E">
        <w:rPr>
          <w:rFonts w:asciiTheme="minorHAnsi" w:hAnsiTheme="minorHAnsi" w:cstheme="minorHAnsi"/>
          <w:color w:val="FF0000"/>
          <w:sz w:val="22"/>
          <w:szCs w:val="22"/>
          <w:lang w:val="en-GB"/>
        </w:rPr>
        <w:t xml:space="preserve">The (genome-wide) significance threshold in the SNP Manhattan plot </w:t>
      </w:r>
      <w:r w:rsidR="007D4455" w:rsidRPr="00D06F3E">
        <w:rPr>
          <w:rFonts w:asciiTheme="minorHAnsi" w:hAnsiTheme="minorHAnsi" w:cstheme="minorHAnsi"/>
          <w:color w:val="FF0000"/>
          <w:sz w:val="22"/>
          <w:szCs w:val="22"/>
          <w:lang w:val="en-GB"/>
        </w:rPr>
        <w:t>assumes</w:t>
      </w:r>
      <w:r w:rsidRPr="00D06F3E">
        <w:rPr>
          <w:rFonts w:asciiTheme="minorHAnsi" w:hAnsiTheme="minorHAnsi" w:cstheme="minorHAnsi"/>
          <w:color w:val="FF0000"/>
          <w:sz w:val="22"/>
          <w:szCs w:val="22"/>
          <w:lang w:val="en-GB"/>
        </w:rPr>
        <w:t xml:space="preserve"> that we test approximately 1,000,000 independent associations (0.05/1,000,000 = 0.05 </w:t>
      </w:r>
      <w:r w:rsidRPr="00D06F3E">
        <w:rPr>
          <w:rFonts w:asciiTheme="minorHAnsi" w:hAnsiTheme="minorHAnsi" w:cstheme="minorHAnsi"/>
          <w:color w:val="FF0000"/>
          <w:sz w:val="22"/>
          <w:szCs w:val="22"/>
          <w:lang w:val="en-GB"/>
        </w:rPr>
        <w:sym w:font="Symbol" w:char="F0B4"/>
      </w:r>
      <w:r w:rsidRPr="00D06F3E">
        <w:rPr>
          <w:rFonts w:asciiTheme="minorHAnsi" w:hAnsiTheme="minorHAnsi" w:cstheme="minorHAnsi"/>
          <w:color w:val="FF0000"/>
          <w:sz w:val="22"/>
          <w:szCs w:val="22"/>
          <w:lang w:val="en-GB"/>
        </w:rPr>
        <w:t xml:space="preserve"> 10</w:t>
      </w:r>
      <w:r w:rsidRPr="00D06F3E">
        <w:rPr>
          <w:rFonts w:asciiTheme="minorHAnsi" w:hAnsiTheme="minorHAnsi" w:cstheme="minorHAnsi"/>
          <w:color w:val="FF0000"/>
          <w:sz w:val="22"/>
          <w:szCs w:val="22"/>
          <w:vertAlign w:val="superscript"/>
          <w:lang w:val="en-GB"/>
        </w:rPr>
        <w:t>-8</w:t>
      </w:r>
      <w:r w:rsidRPr="00D06F3E">
        <w:rPr>
          <w:rFonts w:asciiTheme="minorHAnsi" w:hAnsiTheme="minorHAnsi" w:cstheme="minorHAnsi"/>
          <w:color w:val="FF0000"/>
          <w:sz w:val="22"/>
          <w:szCs w:val="22"/>
          <w:lang w:val="en-GB"/>
        </w:rPr>
        <w:t>). In the gene-based test, the multiple testing correction is based on the number of (protein coding) genes, which is ‘only’ ~18,950 in the current data.</w:t>
      </w:r>
    </w:p>
    <w:p w14:paraId="677EFC65" w14:textId="77777777" w:rsidR="007D4455" w:rsidRDefault="007D4455" w:rsidP="007D4455">
      <w:pPr>
        <w:pStyle w:val="ListParagraph"/>
        <w:spacing w:line="276" w:lineRule="auto"/>
        <w:jc w:val="both"/>
        <w:rPr>
          <w:rFonts w:asciiTheme="minorHAnsi" w:hAnsiTheme="minorHAnsi" w:cstheme="minorHAnsi"/>
          <w:sz w:val="22"/>
          <w:szCs w:val="22"/>
          <w:lang w:val="en-GB"/>
        </w:rPr>
      </w:pPr>
    </w:p>
    <w:p w14:paraId="73B6A1D4" w14:textId="75EE7694" w:rsidR="007D4455" w:rsidRPr="00B863A0" w:rsidRDefault="007D4455" w:rsidP="007D4455">
      <w:pPr>
        <w:pStyle w:val="ListParagraph"/>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 xml:space="preserve">Scrolling down you see a </w:t>
      </w:r>
      <w:r w:rsidR="0039320B">
        <w:rPr>
          <w:rFonts w:asciiTheme="minorHAnsi" w:hAnsiTheme="minorHAnsi" w:cstheme="minorHAnsi"/>
          <w:sz w:val="22"/>
          <w:szCs w:val="22"/>
          <w:lang w:val="en-GB"/>
        </w:rPr>
        <w:t>bar plot</w:t>
      </w:r>
      <w:r w:rsidR="00B7745E">
        <w:rPr>
          <w:rFonts w:asciiTheme="minorHAnsi" w:hAnsiTheme="minorHAnsi" w:cstheme="minorHAnsi"/>
          <w:sz w:val="22"/>
          <w:szCs w:val="22"/>
          <w:lang w:val="en-GB"/>
        </w:rPr>
        <w:t xml:space="preserve"> of </w:t>
      </w:r>
      <w:r w:rsidR="00B7745E" w:rsidRPr="002342E7">
        <w:rPr>
          <w:rFonts w:asciiTheme="minorHAnsi" w:hAnsiTheme="minorHAnsi" w:cstheme="minorHAnsi"/>
          <w:sz w:val="22"/>
          <w:szCs w:val="22"/>
          <w:u w:val="single"/>
          <w:lang w:val="en-GB"/>
        </w:rPr>
        <w:t>53</w:t>
      </w:r>
      <w:r w:rsidR="00B7745E">
        <w:rPr>
          <w:rFonts w:asciiTheme="minorHAnsi" w:hAnsiTheme="minorHAnsi" w:cstheme="minorHAnsi"/>
          <w:sz w:val="22"/>
          <w:szCs w:val="22"/>
          <w:lang w:val="en-GB"/>
        </w:rPr>
        <w:t xml:space="preserve"> tissues</w:t>
      </w:r>
      <w:r w:rsidRPr="00B863A0">
        <w:rPr>
          <w:rFonts w:asciiTheme="minorHAnsi" w:hAnsiTheme="minorHAnsi" w:cstheme="minorHAnsi"/>
          <w:sz w:val="22"/>
          <w:szCs w:val="22"/>
          <w:lang w:val="en-GB"/>
        </w:rPr>
        <w:t>, showing whether</w:t>
      </w:r>
      <w:r>
        <w:rPr>
          <w:rFonts w:asciiTheme="minorHAnsi" w:hAnsiTheme="minorHAnsi" w:cstheme="minorHAnsi"/>
          <w:sz w:val="22"/>
          <w:szCs w:val="22"/>
          <w:lang w:val="en-GB"/>
        </w:rPr>
        <w:t xml:space="preserve"> </w:t>
      </w:r>
      <w:r w:rsidRPr="00B863A0">
        <w:rPr>
          <w:rFonts w:asciiTheme="minorHAnsi" w:hAnsiTheme="minorHAnsi" w:cstheme="minorHAnsi"/>
          <w:sz w:val="22"/>
          <w:szCs w:val="22"/>
          <w:lang w:val="en-GB"/>
        </w:rPr>
        <w:t>types of tissue</w:t>
      </w:r>
      <w:r>
        <w:rPr>
          <w:rFonts w:asciiTheme="minorHAnsi" w:hAnsiTheme="minorHAnsi" w:cstheme="minorHAnsi"/>
          <w:sz w:val="22"/>
          <w:szCs w:val="22"/>
          <w:lang w:val="en-GB"/>
        </w:rPr>
        <w:t xml:space="preserve"> </w:t>
      </w:r>
      <w:r w:rsidRPr="00B863A0">
        <w:rPr>
          <w:rFonts w:asciiTheme="minorHAnsi" w:hAnsiTheme="minorHAnsi" w:cstheme="minorHAnsi"/>
          <w:sz w:val="22"/>
          <w:szCs w:val="22"/>
          <w:lang w:val="en-GB"/>
        </w:rPr>
        <w:t>are enriched for the genes associated to the trait of interest. In other words; this informs you on whether the identified genes are primarily expressed in a specific tissue type.</w:t>
      </w:r>
      <w:r w:rsidR="00DB4157">
        <w:rPr>
          <w:rFonts w:asciiTheme="minorHAnsi" w:hAnsiTheme="minorHAnsi" w:cstheme="minorHAnsi"/>
          <w:sz w:val="22"/>
          <w:szCs w:val="22"/>
          <w:lang w:val="en-GB"/>
        </w:rPr>
        <w:t xml:space="preserve"> For ANX and ALZ, there is also BrainSpan data with brain gene expression for different development stages. This analysis allows you to test whether gene expression at certain brain development stages are </w:t>
      </w:r>
      <w:r w:rsidR="00DB4157" w:rsidRPr="00B863A0">
        <w:rPr>
          <w:rFonts w:asciiTheme="minorHAnsi" w:hAnsiTheme="minorHAnsi" w:cstheme="minorHAnsi"/>
          <w:sz w:val="22"/>
          <w:szCs w:val="22"/>
          <w:lang w:val="en-GB"/>
        </w:rPr>
        <w:t>enriched for the genes associated to the trait of interest</w:t>
      </w:r>
      <w:r w:rsidR="00DB4157">
        <w:rPr>
          <w:rFonts w:asciiTheme="minorHAnsi" w:hAnsiTheme="minorHAnsi" w:cstheme="minorHAnsi"/>
          <w:sz w:val="22"/>
          <w:szCs w:val="22"/>
          <w:lang w:val="en-GB"/>
        </w:rPr>
        <w:t>.</w:t>
      </w:r>
    </w:p>
    <w:p w14:paraId="0984EF43" w14:textId="20432DD9" w:rsidR="00D6140A" w:rsidRDefault="00DF341C" w:rsidP="00DF341C">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Q</w:t>
      </w:r>
      <w:r w:rsidR="00AA25E3" w:rsidRPr="00B863A0">
        <w:rPr>
          <w:rFonts w:asciiTheme="minorHAnsi" w:hAnsiTheme="minorHAnsi" w:cstheme="minorHAnsi"/>
          <w:i/>
          <w:sz w:val="22"/>
          <w:szCs w:val="22"/>
          <w:lang w:val="en-GB"/>
        </w:rPr>
        <w:t>7</w:t>
      </w:r>
      <w:r w:rsidRPr="00B863A0">
        <w:rPr>
          <w:rFonts w:asciiTheme="minorHAnsi" w:hAnsiTheme="minorHAnsi" w:cstheme="minorHAnsi"/>
          <w:i/>
          <w:sz w:val="22"/>
          <w:szCs w:val="22"/>
          <w:lang w:val="en-GB"/>
        </w:rPr>
        <w:t xml:space="preserve">: </w:t>
      </w:r>
      <w:r w:rsidR="00D6140A" w:rsidRPr="00B863A0">
        <w:rPr>
          <w:rFonts w:asciiTheme="minorHAnsi" w:hAnsiTheme="minorHAnsi" w:cstheme="minorHAnsi"/>
          <w:i/>
          <w:sz w:val="22"/>
          <w:szCs w:val="22"/>
          <w:lang w:val="en-GB"/>
        </w:rPr>
        <w:t>Is there a tissue type that shows significant enrichment? If so, which one(s)? Is this what you would expect, given the trait of interest?</w:t>
      </w:r>
      <w:r w:rsidR="00C64351">
        <w:rPr>
          <w:rFonts w:asciiTheme="minorHAnsi" w:hAnsiTheme="minorHAnsi" w:cstheme="minorHAnsi"/>
          <w:i/>
          <w:sz w:val="22"/>
          <w:szCs w:val="22"/>
          <w:lang w:val="en-GB"/>
        </w:rPr>
        <w:t xml:space="preserve"> </w:t>
      </w:r>
      <w:r w:rsidR="00D02497">
        <w:rPr>
          <w:rFonts w:asciiTheme="minorHAnsi" w:hAnsiTheme="minorHAnsi" w:cstheme="minorHAnsi"/>
          <w:i/>
          <w:sz w:val="22"/>
          <w:szCs w:val="22"/>
          <w:lang w:val="en-GB"/>
        </w:rPr>
        <w:t>For ANX and ALZ</w:t>
      </w:r>
      <w:r w:rsidR="00DA2E1B">
        <w:rPr>
          <w:rFonts w:asciiTheme="minorHAnsi" w:hAnsiTheme="minorHAnsi" w:cstheme="minorHAnsi"/>
          <w:i/>
          <w:sz w:val="22"/>
          <w:szCs w:val="22"/>
          <w:lang w:val="en-GB"/>
        </w:rPr>
        <w:t xml:space="preserve">, do any </w:t>
      </w:r>
      <w:r w:rsidR="00D02497">
        <w:rPr>
          <w:rFonts w:asciiTheme="minorHAnsi" w:hAnsiTheme="minorHAnsi" w:cstheme="minorHAnsi"/>
          <w:i/>
          <w:sz w:val="22"/>
          <w:szCs w:val="22"/>
          <w:lang w:val="en-GB"/>
        </w:rPr>
        <w:t xml:space="preserve">brain developmental stage results </w:t>
      </w:r>
      <w:r w:rsidR="00DA2E1B">
        <w:rPr>
          <w:rFonts w:asciiTheme="minorHAnsi" w:hAnsiTheme="minorHAnsi" w:cstheme="minorHAnsi"/>
          <w:i/>
          <w:sz w:val="22"/>
          <w:szCs w:val="22"/>
          <w:lang w:val="en-GB"/>
        </w:rPr>
        <w:t>surprise you?</w:t>
      </w:r>
    </w:p>
    <w:p w14:paraId="739E5D21" w14:textId="77777777" w:rsidR="00B41EBC" w:rsidRDefault="00E36F37" w:rsidP="00E36F37">
      <w:pPr>
        <w:pStyle w:val="ListParagraph"/>
        <w:spacing w:line="276" w:lineRule="auto"/>
        <w:jc w:val="both"/>
        <w:rPr>
          <w:rFonts w:asciiTheme="minorHAnsi" w:hAnsiTheme="minorHAnsi" w:cstheme="minorHAnsi"/>
          <w:color w:val="ED7D31" w:themeColor="accent2"/>
          <w:sz w:val="22"/>
          <w:szCs w:val="22"/>
          <w:lang w:val="en-GB"/>
        </w:rPr>
      </w:pPr>
      <w:r w:rsidRPr="00E36F37">
        <w:rPr>
          <w:rFonts w:asciiTheme="minorHAnsi" w:hAnsiTheme="minorHAnsi" w:cstheme="minorHAnsi"/>
          <w:color w:val="ED7D31" w:themeColor="accent2"/>
          <w:sz w:val="22"/>
          <w:szCs w:val="22"/>
          <w:lang w:val="en-GB"/>
        </w:rPr>
        <w:t xml:space="preserve">Yes. </w:t>
      </w:r>
      <w:r w:rsidR="007412EE">
        <w:rPr>
          <w:rFonts w:asciiTheme="minorHAnsi" w:hAnsiTheme="minorHAnsi" w:cstheme="minorHAnsi"/>
          <w:color w:val="ED7D31" w:themeColor="accent2"/>
          <w:sz w:val="22"/>
          <w:szCs w:val="22"/>
          <w:lang w:val="en-GB"/>
        </w:rPr>
        <w:t>B</w:t>
      </w:r>
      <w:r w:rsidRPr="00E36F37">
        <w:rPr>
          <w:rFonts w:asciiTheme="minorHAnsi" w:hAnsiTheme="minorHAnsi" w:cstheme="minorHAnsi"/>
          <w:color w:val="ED7D31" w:themeColor="accent2"/>
          <w:sz w:val="22"/>
          <w:szCs w:val="22"/>
          <w:lang w:val="en-GB"/>
        </w:rPr>
        <w:t xml:space="preserve">rain tissues appear to show significant enrichment for the </w:t>
      </w:r>
      <w:r w:rsidR="007412EE">
        <w:rPr>
          <w:rFonts w:asciiTheme="minorHAnsi" w:hAnsiTheme="minorHAnsi" w:cstheme="minorHAnsi"/>
          <w:color w:val="ED7D31" w:themeColor="accent2"/>
          <w:sz w:val="22"/>
          <w:szCs w:val="22"/>
          <w:lang w:val="en-GB"/>
        </w:rPr>
        <w:t>anxiety</w:t>
      </w:r>
      <w:r w:rsidRPr="00E36F37">
        <w:rPr>
          <w:rFonts w:asciiTheme="minorHAnsi" w:hAnsiTheme="minorHAnsi" w:cstheme="minorHAnsi"/>
          <w:color w:val="ED7D31" w:themeColor="accent2"/>
          <w:sz w:val="22"/>
          <w:szCs w:val="22"/>
          <w:lang w:val="en-GB"/>
        </w:rPr>
        <w:t xml:space="preserve"> related genes. Since </w:t>
      </w:r>
      <w:r w:rsidR="007412EE">
        <w:rPr>
          <w:rFonts w:asciiTheme="minorHAnsi" w:hAnsiTheme="minorHAnsi" w:cstheme="minorHAnsi"/>
          <w:color w:val="ED7D31" w:themeColor="accent2"/>
          <w:sz w:val="22"/>
          <w:szCs w:val="22"/>
          <w:lang w:val="en-GB"/>
        </w:rPr>
        <w:t>anxiety</w:t>
      </w:r>
      <w:r w:rsidRPr="00E36F37">
        <w:rPr>
          <w:rFonts w:asciiTheme="minorHAnsi" w:hAnsiTheme="minorHAnsi" w:cstheme="minorHAnsi"/>
          <w:color w:val="ED7D31" w:themeColor="accent2"/>
          <w:sz w:val="22"/>
          <w:szCs w:val="22"/>
          <w:lang w:val="en-GB"/>
        </w:rPr>
        <w:t xml:space="preserve"> is generally </w:t>
      </w:r>
      <w:r w:rsidR="007412EE">
        <w:rPr>
          <w:rFonts w:asciiTheme="minorHAnsi" w:hAnsiTheme="minorHAnsi" w:cstheme="minorHAnsi"/>
          <w:color w:val="ED7D31" w:themeColor="accent2"/>
          <w:sz w:val="22"/>
          <w:szCs w:val="22"/>
          <w:lang w:val="en-GB"/>
        </w:rPr>
        <w:t>considered to manifest in the brain, this is not surprising.</w:t>
      </w:r>
      <w:r w:rsidRPr="00E36F37">
        <w:rPr>
          <w:rFonts w:asciiTheme="minorHAnsi" w:hAnsiTheme="minorHAnsi" w:cstheme="minorHAnsi"/>
          <w:color w:val="ED7D31" w:themeColor="accent2"/>
          <w:sz w:val="22"/>
          <w:szCs w:val="22"/>
          <w:lang w:val="en-GB"/>
        </w:rPr>
        <w:t xml:space="preserve"> </w:t>
      </w:r>
    </w:p>
    <w:p w14:paraId="04674504" w14:textId="3D34DA9C" w:rsidR="00D00B26" w:rsidRPr="00B97E86" w:rsidRDefault="00A55B9D" w:rsidP="00B97E86">
      <w:pPr>
        <w:pStyle w:val="ListParagraph"/>
        <w:spacing w:line="276" w:lineRule="auto"/>
        <w:jc w:val="both"/>
        <w:rPr>
          <w:rFonts w:asciiTheme="minorHAnsi" w:hAnsiTheme="minorHAnsi" w:cstheme="minorHAnsi"/>
          <w:color w:val="ED7D31" w:themeColor="accent2"/>
          <w:sz w:val="22"/>
          <w:szCs w:val="22"/>
          <w:lang w:val="en-GB"/>
        </w:rPr>
      </w:pPr>
      <w:r>
        <w:rPr>
          <w:rFonts w:asciiTheme="minorHAnsi" w:hAnsiTheme="minorHAnsi" w:cstheme="minorHAnsi"/>
          <w:color w:val="ED7D31" w:themeColor="accent2"/>
          <w:sz w:val="22"/>
          <w:szCs w:val="22"/>
          <w:lang w:val="en-GB"/>
        </w:rPr>
        <w:t>I found t</w:t>
      </w:r>
      <w:r w:rsidR="00DA2E1B">
        <w:rPr>
          <w:rFonts w:asciiTheme="minorHAnsi" w:hAnsiTheme="minorHAnsi" w:cstheme="minorHAnsi"/>
          <w:color w:val="ED7D31" w:themeColor="accent2"/>
          <w:sz w:val="22"/>
          <w:szCs w:val="22"/>
          <w:lang w:val="en-GB"/>
        </w:rPr>
        <w:t xml:space="preserve">he association of gene expression in brains at </w:t>
      </w:r>
      <w:r w:rsidR="00DA2E1B" w:rsidRPr="00DA2E1B">
        <w:rPr>
          <w:rFonts w:asciiTheme="minorHAnsi" w:hAnsiTheme="minorHAnsi" w:cstheme="minorHAnsi"/>
          <w:color w:val="ED7D31" w:themeColor="accent2"/>
          <w:sz w:val="22"/>
          <w:szCs w:val="22"/>
          <w:lang w:val="en-GB"/>
        </w:rPr>
        <w:t>1_</w:t>
      </w:r>
      <w:proofErr w:type="gramStart"/>
      <w:r w:rsidR="00DA2E1B" w:rsidRPr="00DA2E1B">
        <w:rPr>
          <w:rFonts w:asciiTheme="minorHAnsi" w:hAnsiTheme="minorHAnsi" w:cstheme="minorHAnsi"/>
          <w:color w:val="ED7D31" w:themeColor="accent2"/>
          <w:sz w:val="22"/>
          <w:szCs w:val="22"/>
          <w:lang w:val="en-GB"/>
        </w:rPr>
        <w:t>yrs</w:t>
      </w:r>
      <w:r w:rsidR="00DA2E1B">
        <w:rPr>
          <w:rFonts w:asciiTheme="minorHAnsi" w:hAnsiTheme="minorHAnsi" w:cstheme="minorHAnsi"/>
          <w:color w:val="ED7D31" w:themeColor="accent2"/>
          <w:sz w:val="22"/>
          <w:szCs w:val="22"/>
          <w:lang w:val="en-GB"/>
        </w:rPr>
        <w:t xml:space="preserve">  surprising</w:t>
      </w:r>
      <w:proofErr w:type="gramEnd"/>
      <w:r w:rsidR="00DA2E1B">
        <w:rPr>
          <w:rFonts w:asciiTheme="minorHAnsi" w:hAnsiTheme="minorHAnsi" w:cstheme="minorHAnsi"/>
          <w:color w:val="ED7D31" w:themeColor="accent2"/>
          <w:sz w:val="22"/>
          <w:szCs w:val="22"/>
          <w:lang w:val="en-GB"/>
        </w:rPr>
        <w:t xml:space="preserve"> as I would expect genes related to anxiety to be expressed later in life</w:t>
      </w:r>
      <w:r>
        <w:rPr>
          <w:rFonts w:asciiTheme="minorHAnsi" w:hAnsiTheme="minorHAnsi" w:cstheme="minorHAnsi"/>
          <w:color w:val="ED7D31" w:themeColor="accent2"/>
          <w:sz w:val="22"/>
          <w:szCs w:val="22"/>
          <w:lang w:val="en-GB"/>
        </w:rPr>
        <w:t>.</w:t>
      </w:r>
    </w:p>
    <w:p w14:paraId="3116A2F6" w14:textId="1D67B1D4" w:rsidR="00E36F37" w:rsidRDefault="00B41EBC" w:rsidP="00E36F37">
      <w:pPr>
        <w:pStyle w:val="ListParagraph"/>
        <w:spacing w:line="276" w:lineRule="auto"/>
        <w:jc w:val="both"/>
        <w:rPr>
          <w:rFonts w:asciiTheme="minorHAnsi" w:hAnsiTheme="minorHAnsi" w:cstheme="minorHAnsi"/>
          <w:color w:val="7030A0"/>
          <w:sz w:val="22"/>
          <w:szCs w:val="22"/>
          <w:lang w:val="en-GB"/>
        </w:rPr>
      </w:pPr>
      <w:r>
        <w:rPr>
          <w:rFonts w:asciiTheme="minorHAnsi" w:hAnsiTheme="minorHAnsi" w:cstheme="minorHAnsi"/>
          <w:color w:val="7030A0"/>
          <w:sz w:val="22"/>
          <w:szCs w:val="22"/>
          <w:lang w:val="en-GB"/>
        </w:rPr>
        <w:t>No</w:t>
      </w:r>
      <w:r w:rsidR="00E36F37" w:rsidRPr="00E36F37">
        <w:rPr>
          <w:rFonts w:asciiTheme="minorHAnsi" w:hAnsiTheme="minorHAnsi" w:cstheme="minorHAnsi"/>
          <w:color w:val="7030A0"/>
          <w:sz w:val="22"/>
          <w:szCs w:val="22"/>
          <w:lang w:val="en-GB"/>
        </w:rPr>
        <w:t xml:space="preserve">. </w:t>
      </w:r>
      <w:r>
        <w:rPr>
          <w:rFonts w:asciiTheme="minorHAnsi" w:hAnsiTheme="minorHAnsi" w:cstheme="minorHAnsi"/>
          <w:color w:val="7030A0"/>
          <w:sz w:val="22"/>
          <w:szCs w:val="22"/>
          <w:lang w:val="en-GB"/>
        </w:rPr>
        <w:t>Only spleen and whole blood</w:t>
      </w:r>
      <w:r w:rsidR="00E36F37" w:rsidRPr="00E36F37">
        <w:rPr>
          <w:rFonts w:asciiTheme="minorHAnsi" w:hAnsiTheme="minorHAnsi" w:cstheme="minorHAnsi"/>
          <w:color w:val="7030A0"/>
          <w:sz w:val="22"/>
          <w:szCs w:val="22"/>
          <w:lang w:val="en-GB"/>
        </w:rPr>
        <w:t xml:space="preserve"> show significant enrichment for the </w:t>
      </w:r>
      <w:r>
        <w:rPr>
          <w:rFonts w:asciiTheme="minorHAnsi" w:hAnsiTheme="minorHAnsi" w:cstheme="minorHAnsi"/>
          <w:color w:val="7030A0"/>
          <w:sz w:val="22"/>
          <w:szCs w:val="22"/>
          <w:lang w:val="en-GB"/>
        </w:rPr>
        <w:t>ALZ</w:t>
      </w:r>
      <w:r w:rsidR="00E36F37" w:rsidRPr="00E36F37">
        <w:rPr>
          <w:rFonts w:asciiTheme="minorHAnsi" w:hAnsiTheme="minorHAnsi" w:cstheme="minorHAnsi"/>
          <w:color w:val="7030A0"/>
          <w:sz w:val="22"/>
          <w:szCs w:val="22"/>
          <w:lang w:val="en-GB"/>
        </w:rPr>
        <w:t xml:space="preserve"> related genes. Since </w:t>
      </w:r>
      <w:r>
        <w:rPr>
          <w:rFonts w:asciiTheme="minorHAnsi" w:hAnsiTheme="minorHAnsi" w:cstheme="minorHAnsi"/>
          <w:color w:val="7030A0"/>
          <w:sz w:val="22"/>
          <w:szCs w:val="22"/>
          <w:lang w:val="en-GB"/>
        </w:rPr>
        <w:t>ALZ</w:t>
      </w:r>
      <w:r w:rsidR="00E36F37" w:rsidRPr="00E36F37">
        <w:rPr>
          <w:rFonts w:asciiTheme="minorHAnsi" w:hAnsiTheme="minorHAnsi" w:cstheme="minorHAnsi"/>
          <w:color w:val="7030A0"/>
          <w:sz w:val="22"/>
          <w:szCs w:val="22"/>
          <w:lang w:val="en-GB"/>
        </w:rPr>
        <w:t xml:space="preserve"> is generally viewed as a brain disorder, this is surprising. </w:t>
      </w:r>
      <w:r>
        <w:rPr>
          <w:rFonts w:asciiTheme="minorHAnsi" w:hAnsiTheme="minorHAnsi" w:cstheme="minorHAnsi"/>
          <w:color w:val="7030A0"/>
          <w:sz w:val="22"/>
          <w:szCs w:val="22"/>
          <w:lang w:val="en-GB"/>
        </w:rPr>
        <w:t xml:space="preserve">Genetic evidence mostly supports the role of microglia in ALZ and this cell type makes up only a small portion of the brain so analysing brain tissue as a whole does not picking up the effect of the microglia. However, microglia have similar expression profiles to monocytes, which are highly prevalent in spleen and whole blood. This could explain the association between ALZ genes and expression in these tissues. </w:t>
      </w:r>
    </w:p>
    <w:p w14:paraId="2E1DC8CA" w14:textId="39ED7D37" w:rsidR="00B41EBC" w:rsidRPr="00E36F37" w:rsidRDefault="00DD7C38" w:rsidP="00E36F37">
      <w:pPr>
        <w:pStyle w:val="ListParagraph"/>
        <w:spacing w:line="276" w:lineRule="auto"/>
        <w:jc w:val="both"/>
        <w:rPr>
          <w:rFonts w:asciiTheme="minorHAnsi" w:hAnsiTheme="minorHAnsi" w:cstheme="minorHAnsi"/>
          <w:color w:val="7030A0"/>
          <w:sz w:val="22"/>
          <w:szCs w:val="22"/>
          <w:lang w:val="en-GB"/>
        </w:rPr>
      </w:pPr>
      <w:r>
        <w:rPr>
          <w:rFonts w:asciiTheme="minorHAnsi" w:hAnsiTheme="minorHAnsi" w:cstheme="minorHAnsi"/>
          <w:color w:val="7030A0"/>
          <w:sz w:val="22"/>
          <w:szCs w:val="22"/>
          <w:lang w:val="en-GB"/>
        </w:rPr>
        <w:t>No b</w:t>
      </w:r>
      <w:r w:rsidR="00B41EBC">
        <w:rPr>
          <w:rFonts w:asciiTheme="minorHAnsi" w:hAnsiTheme="minorHAnsi" w:cstheme="minorHAnsi"/>
          <w:color w:val="7030A0"/>
          <w:sz w:val="22"/>
          <w:szCs w:val="22"/>
          <w:lang w:val="en-GB"/>
        </w:rPr>
        <w:t>rain development stage was associated</w:t>
      </w:r>
      <w:r>
        <w:rPr>
          <w:rFonts w:asciiTheme="minorHAnsi" w:hAnsiTheme="minorHAnsi" w:cstheme="minorHAnsi"/>
          <w:color w:val="7030A0"/>
          <w:sz w:val="22"/>
          <w:szCs w:val="22"/>
          <w:lang w:val="en-GB"/>
        </w:rPr>
        <w:t>.</w:t>
      </w:r>
      <w:r w:rsidR="00B41EBC">
        <w:rPr>
          <w:rFonts w:asciiTheme="minorHAnsi" w:hAnsiTheme="minorHAnsi" w:cstheme="minorHAnsi"/>
          <w:color w:val="7030A0"/>
          <w:sz w:val="22"/>
          <w:szCs w:val="22"/>
          <w:lang w:val="en-GB"/>
        </w:rPr>
        <w:t xml:space="preserve"> </w:t>
      </w:r>
      <w:r>
        <w:rPr>
          <w:rFonts w:asciiTheme="minorHAnsi" w:hAnsiTheme="minorHAnsi" w:cstheme="minorHAnsi"/>
          <w:color w:val="7030A0"/>
          <w:sz w:val="22"/>
          <w:szCs w:val="22"/>
          <w:lang w:val="en-GB"/>
        </w:rPr>
        <w:t>T</w:t>
      </w:r>
      <w:r w:rsidR="00B41EBC">
        <w:rPr>
          <w:rFonts w:asciiTheme="minorHAnsi" w:hAnsiTheme="minorHAnsi" w:cstheme="minorHAnsi"/>
          <w:color w:val="7030A0"/>
          <w:sz w:val="22"/>
          <w:szCs w:val="22"/>
          <w:lang w:val="en-GB"/>
        </w:rPr>
        <w:t xml:space="preserve">his is not surprising </w:t>
      </w:r>
      <w:r>
        <w:rPr>
          <w:rFonts w:asciiTheme="minorHAnsi" w:hAnsiTheme="minorHAnsi" w:cstheme="minorHAnsi"/>
          <w:color w:val="7030A0"/>
          <w:sz w:val="22"/>
          <w:szCs w:val="22"/>
          <w:lang w:val="en-GB"/>
        </w:rPr>
        <w:t>because</w:t>
      </w:r>
      <w:r w:rsidR="00B41EBC">
        <w:rPr>
          <w:rFonts w:asciiTheme="minorHAnsi" w:hAnsiTheme="minorHAnsi" w:cstheme="minorHAnsi"/>
          <w:color w:val="7030A0"/>
          <w:sz w:val="22"/>
          <w:szCs w:val="22"/>
          <w:lang w:val="en-GB"/>
        </w:rPr>
        <w:t xml:space="preserve"> ALZ is a late-onset disease (&gt;65) and </w:t>
      </w:r>
      <w:r>
        <w:rPr>
          <w:rFonts w:asciiTheme="minorHAnsi" w:hAnsiTheme="minorHAnsi" w:cstheme="minorHAnsi"/>
          <w:color w:val="7030A0"/>
          <w:sz w:val="22"/>
          <w:szCs w:val="22"/>
          <w:lang w:val="en-GB"/>
        </w:rPr>
        <w:t>this</w:t>
      </w:r>
      <w:r w:rsidR="00B41EBC">
        <w:rPr>
          <w:rFonts w:asciiTheme="minorHAnsi" w:hAnsiTheme="minorHAnsi" w:cstheme="minorHAnsi"/>
          <w:color w:val="7030A0"/>
          <w:sz w:val="22"/>
          <w:szCs w:val="22"/>
          <w:lang w:val="en-GB"/>
        </w:rPr>
        <w:t xml:space="preserve"> age category was not measured in BrainSpan.</w:t>
      </w:r>
    </w:p>
    <w:p w14:paraId="4BDB838E" w14:textId="24E4B845" w:rsidR="0071635F" w:rsidRPr="00E36F37" w:rsidRDefault="0071635F" w:rsidP="0071635F">
      <w:pPr>
        <w:pStyle w:val="ListParagraph"/>
        <w:spacing w:line="276" w:lineRule="auto"/>
        <w:jc w:val="both"/>
        <w:rPr>
          <w:rFonts w:asciiTheme="minorHAnsi" w:hAnsiTheme="minorHAnsi" w:cstheme="minorHAnsi"/>
          <w:color w:val="C00000"/>
          <w:sz w:val="22"/>
          <w:szCs w:val="22"/>
          <w:lang w:val="en-GB"/>
        </w:rPr>
      </w:pPr>
      <w:r w:rsidRPr="00E36F37">
        <w:rPr>
          <w:rFonts w:asciiTheme="minorHAnsi" w:hAnsiTheme="minorHAnsi" w:cstheme="minorHAnsi"/>
          <w:color w:val="C00000"/>
          <w:sz w:val="22"/>
          <w:szCs w:val="22"/>
          <w:lang w:val="en-GB"/>
        </w:rPr>
        <w:lastRenderedPageBreak/>
        <w:t>Yes. All brain tissues appear to show significant enrichment for the schizophrenia related genes. Since schizophrenia is generally viewed as a brain disorder, this is not surprising.</w:t>
      </w:r>
      <w:r w:rsidR="00D640EB" w:rsidRPr="00E36F37">
        <w:rPr>
          <w:rFonts w:asciiTheme="minorHAnsi" w:hAnsiTheme="minorHAnsi" w:cstheme="minorHAnsi"/>
          <w:color w:val="C00000"/>
          <w:sz w:val="22"/>
          <w:szCs w:val="22"/>
          <w:lang w:val="en-GB"/>
        </w:rPr>
        <w:t xml:space="preserve"> </w:t>
      </w:r>
    </w:p>
    <w:p w14:paraId="3F52AA7D" w14:textId="77777777" w:rsidR="00D6140A" w:rsidRPr="00E36F37" w:rsidRDefault="0071635F" w:rsidP="0071635F">
      <w:pPr>
        <w:pStyle w:val="ListParagraph"/>
        <w:spacing w:line="276" w:lineRule="auto"/>
        <w:jc w:val="both"/>
        <w:rPr>
          <w:rFonts w:asciiTheme="minorHAnsi" w:hAnsiTheme="minorHAnsi" w:cstheme="minorHAnsi"/>
          <w:color w:val="00B050"/>
          <w:sz w:val="22"/>
          <w:szCs w:val="22"/>
          <w:lang w:val="en-GB"/>
        </w:rPr>
      </w:pPr>
      <w:r w:rsidRPr="00E36F37">
        <w:rPr>
          <w:rFonts w:asciiTheme="minorHAnsi" w:hAnsiTheme="minorHAnsi" w:cstheme="minorHAnsi"/>
          <w:color w:val="00B050"/>
          <w:sz w:val="22"/>
          <w:szCs w:val="22"/>
          <w:lang w:val="en-GB"/>
        </w:rPr>
        <w:t>Yes. All brain tissues appear to show significant enrichment for the neuroticism related genes. Since neuroticism is generally viewed as a brain-related trait, this is not surprising.</w:t>
      </w:r>
      <w:r w:rsidRPr="00E36F37">
        <w:rPr>
          <w:rFonts w:asciiTheme="minorHAnsi" w:hAnsiTheme="minorHAnsi" w:cstheme="minorHAnsi"/>
          <w:sz w:val="22"/>
          <w:szCs w:val="22"/>
          <w:lang w:val="en-GB"/>
        </w:rPr>
        <w:tab/>
      </w:r>
    </w:p>
    <w:p w14:paraId="61635753" w14:textId="77777777" w:rsidR="0071635F" w:rsidRPr="00B863A0" w:rsidRDefault="0071635F" w:rsidP="00D6140A">
      <w:pPr>
        <w:spacing w:line="276" w:lineRule="auto"/>
        <w:jc w:val="both"/>
        <w:rPr>
          <w:rFonts w:asciiTheme="minorHAnsi" w:hAnsiTheme="minorHAnsi" w:cstheme="minorHAnsi"/>
          <w:sz w:val="22"/>
          <w:szCs w:val="22"/>
          <w:lang w:val="en-GB"/>
        </w:rPr>
      </w:pPr>
    </w:p>
    <w:p w14:paraId="443580D5" w14:textId="539C5181" w:rsidR="00536775" w:rsidRPr="00B863A0" w:rsidRDefault="00D6140A" w:rsidP="00D6140A">
      <w:pPr>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Section: Results</w:t>
      </w:r>
    </w:p>
    <w:p w14:paraId="6B44B803" w14:textId="2EEFB1CF" w:rsidR="00D6140A" w:rsidRDefault="00D6140A" w:rsidP="00D6140A">
      <w:pPr>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The questions below concern the ‘Results’ section in FUMA (note that this section has several tabs).</w:t>
      </w:r>
    </w:p>
    <w:p w14:paraId="3C8513E9" w14:textId="5859B6F2" w:rsidR="00536775" w:rsidRPr="00B863A0" w:rsidRDefault="00536775" w:rsidP="00D6140A">
      <w:pPr>
        <w:spacing w:line="276" w:lineRule="auto"/>
        <w:jc w:val="both"/>
        <w:rPr>
          <w:rFonts w:asciiTheme="minorHAnsi" w:hAnsiTheme="minorHAnsi" w:cstheme="minorHAnsi"/>
          <w:sz w:val="22"/>
          <w:szCs w:val="22"/>
          <w:lang w:val="en-GB"/>
        </w:rPr>
      </w:pPr>
      <w:ins w:id="0" w:author="Microsoft Office User" w:date="2026-04-07T13:42:00Z">
        <w:r>
          <w:rPr>
            <w:rFonts w:asciiTheme="minorHAnsi" w:hAnsiTheme="minorHAnsi" w:cstheme="minorHAnsi"/>
            <w:noProof/>
            <w:sz w:val="22"/>
            <w:szCs w:val="22"/>
            <w:lang w:val="en-GB"/>
          </w:rPr>
          <w:drawing>
            <wp:inline distT="0" distB="0" distL="0" distR="0" wp14:anchorId="04CC51F0" wp14:editId="2D700682">
              <wp:extent cx="1552019" cy="22126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4-07 at 13.42.07.png"/>
                      <pic:cNvPicPr/>
                    </pic:nvPicPr>
                    <pic:blipFill>
                      <a:blip r:embed="rId18">
                        <a:extLst>
                          <a:ext uri="{28A0092B-C50C-407E-A947-70E740481C1C}">
                            <a14:useLocalDpi xmlns:a14="http://schemas.microsoft.com/office/drawing/2010/main" val="0"/>
                          </a:ext>
                        </a:extLst>
                      </a:blip>
                      <a:stretch>
                        <a:fillRect/>
                      </a:stretch>
                    </pic:blipFill>
                    <pic:spPr>
                      <a:xfrm>
                        <a:off x="0" y="0"/>
                        <a:ext cx="1554035" cy="2215496"/>
                      </a:xfrm>
                      <a:prstGeom prst="rect">
                        <a:avLst/>
                      </a:prstGeom>
                    </pic:spPr>
                  </pic:pic>
                </a:graphicData>
              </a:graphic>
            </wp:inline>
          </w:drawing>
        </w:r>
      </w:ins>
    </w:p>
    <w:p w14:paraId="6EB122DF" w14:textId="17C2D76F" w:rsidR="00C91CA2" w:rsidRPr="00B863A0" w:rsidRDefault="00D6140A" w:rsidP="00D6140A">
      <w:pPr>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 xml:space="preserve">The ‘Genomic risk loci’ tab lists all genomic loci, and provides information on the location, the number of SNPs, the lowest SNP </w:t>
      </w:r>
      <w:r w:rsidRPr="00B863A0">
        <w:rPr>
          <w:rFonts w:asciiTheme="minorHAnsi" w:hAnsiTheme="minorHAnsi" w:cstheme="minorHAnsi"/>
          <w:i/>
          <w:sz w:val="22"/>
          <w:szCs w:val="22"/>
          <w:lang w:val="en-GB"/>
        </w:rPr>
        <w:t>P</w:t>
      </w:r>
      <w:r w:rsidRPr="00B863A0">
        <w:rPr>
          <w:rFonts w:asciiTheme="minorHAnsi" w:hAnsiTheme="minorHAnsi" w:cstheme="minorHAnsi"/>
          <w:sz w:val="22"/>
          <w:szCs w:val="22"/>
          <w:lang w:val="en-GB"/>
        </w:rPr>
        <w:t xml:space="preserve">-value etc. Moreover, if you click a locus, an interactive regional plot appears below the table (you can, for example, </w:t>
      </w:r>
      <w:r w:rsidR="00DC4A01">
        <w:rPr>
          <w:rFonts w:asciiTheme="minorHAnsi" w:hAnsiTheme="minorHAnsi" w:cstheme="minorHAnsi"/>
          <w:sz w:val="22"/>
          <w:szCs w:val="22"/>
          <w:lang w:val="en-GB"/>
        </w:rPr>
        <w:t>hover over</w:t>
      </w:r>
      <w:r w:rsidRPr="00B863A0">
        <w:rPr>
          <w:rFonts w:asciiTheme="minorHAnsi" w:hAnsiTheme="minorHAnsi" w:cstheme="minorHAnsi"/>
          <w:sz w:val="22"/>
          <w:szCs w:val="22"/>
          <w:lang w:val="en-GB"/>
        </w:rPr>
        <w:t xml:space="preserve"> a SNP for info on that particular SNP). Essentially this is a zoomed in version of the Manhattan plot, with each dot representing a SNP.</w:t>
      </w:r>
    </w:p>
    <w:p w14:paraId="292A2165" w14:textId="77777777" w:rsidR="00D6140A" w:rsidRPr="00B863A0" w:rsidRDefault="00D6140A" w:rsidP="00D6140A">
      <w:pPr>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Depending on your trait of interest, create a regional plot for genomic locus number:</w:t>
      </w:r>
    </w:p>
    <w:p w14:paraId="4EA2E340" w14:textId="7504144F" w:rsidR="00FB5D90" w:rsidRDefault="00FB5D90" w:rsidP="00D6140A">
      <w:pPr>
        <w:pStyle w:val="ListParagraph"/>
        <w:numPr>
          <w:ilvl w:val="0"/>
          <w:numId w:val="21"/>
        </w:numPr>
        <w:spacing w:line="276" w:lineRule="auto"/>
        <w:jc w:val="both"/>
        <w:rPr>
          <w:rFonts w:asciiTheme="minorHAnsi" w:hAnsiTheme="minorHAnsi" w:cstheme="minorHAnsi"/>
          <w:sz w:val="22"/>
          <w:szCs w:val="22"/>
          <w:lang w:val="en-GB"/>
        </w:rPr>
      </w:pPr>
      <w:r>
        <w:rPr>
          <w:rFonts w:asciiTheme="minorHAnsi" w:hAnsiTheme="minorHAnsi" w:cstheme="minorHAnsi"/>
          <w:sz w:val="22"/>
          <w:szCs w:val="22"/>
          <w:lang w:val="en-GB"/>
        </w:rPr>
        <w:t xml:space="preserve">Anxiety: </w:t>
      </w:r>
      <w:r w:rsidR="00B73F6B">
        <w:rPr>
          <w:rFonts w:asciiTheme="minorHAnsi" w:hAnsiTheme="minorHAnsi" w:cstheme="minorHAnsi"/>
          <w:sz w:val="22"/>
          <w:szCs w:val="22"/>
          <w:lang w:val="en-GB"/>
        </w:rPr>
        <w:t>10</w:t>
      </w:r>
    </w:p>
    <w:p w14:paraId="046516C5" w14:textId="73FF7B7F" w:rsidR="00FB5D90" w:rsidRDefault="00FB5D90" w:rsidP="00D6140A">
      <w:pPr>
        <w:pStyle w:val="ListParagraph"/>
        <w:numPr>
          <w:ilvl w:val="0"/>
          <w:numId w:val="21"/>
        </w:numPr>
        <w:spacing w:line="276" w:lineRule="auto"/>
        <w:jc w:val="both"/>
        <w:rPr>
          <w:rFonts w:asciiTheme="minorHAnsi" w:hAnsiTheme="minorHAnsi" w:cstheme="minorHAnsi"/>
          <w:sz w:val="22"/>
          <w:szCs w:val="22"/>
          <w:lang w:val="en-GB"/>
        </w:rPr>
      </w:pPr>
      <w:r>
        <w:rPr>
          <w:rFonts w:asciiTheme="minorHAnsi" w:hAnsiTheme="minorHAnsi" w:cstheme="minorHAnsi"/>
          <w:sz w:val="22"/>
          <w:szCs w:val="22"/>
          <w:lang w:val="en-GB"/>
        </w:rPr>
        <w:t>Alzheimer’s disease:</w:t>
      </w:r>
      <w:r w:rsidR="00D43429">
        <w:rPr>
          <w:rFonts w:asciiTheme="minorHAnsi" w:hAnsiTheme="minorHAnsi" w:cstheme="minorHAnsi"/>
          <w:sz w:val="22"/>
          <w:szCs w:val="22"/>
          <w:lang w:val="en-GB"/>
        </w:rPr>
        <w:t xml:space="preserve"> 98</w:t>
      </w:r>
    </w:p>
    <w:p w14:paraId="504FDE08" w14:textId="26B6D1FF" w:rsidR="00D6140A" w:rsidRPr="00B863A0" w:rsidRDefault="00D6140A" w:rsidP="00D6140A">
      <w:pPr>
        <w:pStyle w:val="ListParagraph"/>
        <w:numPr>
          <w:ilvl w:val="0"/>
          <w:numId w:val="21"/>
        </w:numPr>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Schizophrenia: 97</w:t>
      </w:r>
    </w:p>
    <w:p w14:paraId="2305B78B" w14:textId="6B18CB46" w:rsidR="00D6140A" w:rsidRDefault="00D6140A" w:rsidP="00D6140A">
      <w:pPr>
        <w:pStyle w:val="ListParagraph"/>
        <w:numPr>
          <w:ilvl w:val="0"/>
          <w:numId w:val="21"/>
        </w:numPr>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 xml:space="preserve">Neuroticism: </w:t>
      </w:r>
      <w:r w:rsidR="00DA2453" w:rsidRPr="00B863A0">
        <w:rPr>
          <w:rFonts w:asciiTheme="minorHAnsi" w:hAnsiTheme="minorHAnsi" w:cstheme="minorHAnsi"/>
          <w:sz w:val="22"/>
          <w:szCs w:val="22"/>
          <w:lang w:val="en-GB"/>
        </w:rPr>
        <w:t>73</w:t>
      </w:r>
    </w:p>
    <w:p w14:paraId="313B3EA8" w14:textId="17B25EBD" w:rsidR="00C91CA2" w:rsidRDefault="00C91CA2" w:rsidP="00C91CA2">
      <w:pPr>
        <w:spacing w:line="276" w:lineRule="auto"/>
        <w:jc w:val="both"/>
        <w:rPr>
          <w:rFonts w:asciiTheme="minorHAnsi" w:hAnsiTheme="minorHAnsi" w:cstheme="minorHAnsi"/>
          <w:sz w:val="22"/>
          <w:szCs w:val="22"/>
          <w:lang w:val="en-GB"/>
        </w:rPr>
      </w:pPr>
      <w:r>
        <w:rPr>
          <w:rFonts w:asciiTheme="minorHAnsi" w:hAnsiTheme="minorHAnsi" w:cstheme="minorHAnsi"/>
          <w:sz w:val="22"/>
          <w:szCs w:val="22"/>
          <w:lang w:val="en-GB"/>
        </w:rPr>
        <w:t>[</w:t>
      </w:r>
      <w:r w:rsidRPr="00C91CA2">
        <w:rPr>
          <w:rFonts w:asciiTheme="minorHAnsi" w:hAnsiTheme="minorHAnsi" w:cstheme="minorHAnsi"/>
          <w:b/>
          <w:sz w:val="22"/>
          <w:szCs w:val="22"/>
          <w:lang w:val="en-GB"/>
        </w:rPr>
        <w:t>If the plot does not appear, try refreshing the page and selecting the locus again</w:t>
      </w:r>
      <w:r>
        <w:rPr>
          <w:rFonts w:asciiTheme="minorHAnsi" w:hAnsiTheme="minorHAnsi" w:cstheme="minorHAnsi"/>
          <w:sz w:val="22"/>
          <w:szCs w:val="22"/>
          <w:lang w:val="en-GB"/>
        </w:rPr>
        <w:t>]</w:t>
      </w:r>
    </w:p>
    <w:p w14:paraId="4F55C1DF" w14:textId="77777777" w:rsidR="00C91CA2" w:rsidRPr="00C91CA2" w:rsidRDefault="00C91CA2" w:rsidP="00C91CA2">
      <w:pPr>
        <w:spacing w:line="276" w:lineRule="auto"/>
        <w:jc w:val="both"/>
        <w:rPr>
          <w:rFonts w:asciiTheme="minorHAnsi" w:hAnsiTheme="minorHAnsi" w:cstheme="minorHAnsi"/>
          <w:sz w:val="22"/>
          <w:szCs w:val="22"/>
          <w:lang w:val="en-GB"/>
        </w:rPr>
      </w:pPr>
    </w:p>
    <w:p w14:paraId="2D5F12C8" w14:textId="217AEF4F" w:rsidR="00D6140A" w:rsidRPr="00B863A0" w:rsidRDefault="00DF341C" w:rsidP="00DF341C">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Q</w:t>
      </w:r>
      <w:r w:rsidR="00AA25E3" w:rsidRPr="00B863A0">
        <w:rPr>
          <w:rFonts w:asciiTheme="minorHAnsi" w:hAnsiTheme="minorHAnsi" w:cstheme="minorHAnsi"/>
          <w:i/>
          <w:sz w:val="22"/>
          <w:szCs w:val="22"/>
          <w:lang w:val="en-GB"/>
        </w:rPr>
        <w:t>8</w:t>
      </w:r>
      <w:r w:rsidR="00DA2453" w:rsidRPr="00B863A0">
        <w:rPr>
          <w:rFonts w:asciiTheme="minorHAnsi" w:hAnsiTheme="minorHAnsi" w:cstheme="minorHAnsi"/>
          <w:i/>
          <w:sz w:val="22"/>
          <w:szCs w:val="22"/>
          <w:lang w:val="en-GB"/>
        </w:rPr>
        <w:t xml:space="preserve">: </w:t>
      </w:r>
      <w:r w:rsidR="00D6140A" w:rsidRPr="00B863A0">
        <w:rPr>
          <w:rFonts w:asciiTheme="minorHAnsi" w:hAnsiTheme="minorHAnsi" w:cstheme="minorHAnsi"/>
          <w:i/>
          <w:sz w:val="22"/>
          <w:szCs w:val="22"/>
          <w:lang w:val="en-GB"/>
        </w:rPr>
        <w:t xml:space="preserve">What is the </w:t>
      </w:r>
      <w:proofErr w:type="spellStart"/>
      <w:r w:rsidR="00D6140A" w:rsidRPr="00B863A0">
        <w:rPr>
          <w:rFonts w:asciiTheme="minorHAnsi" w:hAnsiTheme="minorHAnsi" w:cstheme="minorHAnsi"/>
          <w:i/>
          <w:sz w:val="22"/>
          <w:szCs w:val="22"/>
          <w:lang w:val="en-GB"/>
        </w:rPr>
        <w:t>rsID</w:t>
      </w:r>
      <w:proofErr w:type="spellEnd"/>
      <w:r w:rsidR="00D6140A" w:rsidRPr="00B863A0">
        <w:rPr>
          <w:rFonts w:asciiTheme="minorHAnsi" w:hAnsiTheme="minorHAnsi" w:cstheme="minorHAnsi"/>
          <w:i/>
          <w:sz w:val="22"/>
          <w:szCs w:val="22"/>
          <w:lang w:val="en-GB"/>
        </w:rPr>
        <w:t xml:space="preserve"> of the top lead SNP? </w:t>
      </w:r>
      <w:r w:rsidR="00CB32B1" w:rsidRPr="00B863A0">
        <w:rPr>
          <w:rFonts w:asciiTheme="minorHAnsi" w:hAnsiTheme="minorHAnsi" w:cstheme="minorHAnsi"/>
          <w:i/>
          <w:sz w:val="22"/>
          <w:szCs w:val="22"/>
          <w:lang w:val="en-GB"/>
        </w:rPr>
        <w:t xml:space="preserve">Which chromosome is it on? </w:t>
      </w:r>
      <w:r w:rsidR="00D6140A" w:rsidRPr="00B863A0">
        <w:rPr>
          <w:rFonts w:asciiTheme="minorHAnsi" w:hAnsiTheme="minorHAnsi" w:cstheme="minorHAnsi"/>
          <w:i/>
          <w:sz w:val="22"/>
          <w:szCs w:val="22"/>
          <w:lang w:val="en-GB"/>
        </w:rPr>
        <w:t>How many SNPs are in LD with this lead SNP? What is the minor allele frequency</w:t>
      </w:r>
      <w:r w:rsidR="00FB68B9">
        <w:rPr>
          <w:rFonts w:asciiTheme="minorHAnsi" w:hAnsiTheme="minorHAnsi" w:cstheme="minorHAnsi"/>
          <w:i/>
          <w:sz w:val="22"/>
          <w:szCs w:val="22"/>
          <w:lang w:val="en-GB"/>
        </w:rPr>
        <w:t xml:space="preserve"> of the top lead SNP</w:t>
      </w:r>
      <w:r w:rsidR="00D6140A" w:rsidRPr="00B863A0">
        <w:rPr>
          <w:rFonts w:asciiTheme="minorHAnsi" w:hAnsiTheme="minorHAnsi" w:cstheme="minorHAnsi"/>
          <w:i/>
          <w:sz w:val="22"/>
          <w:szCs w:val="22"/>
          <w:lang w:val="en-GB"/>
        </w:rPr>
        <w:t>?</w:t>
      </w:r>
      <w:r w:rsidR="001E577C">
        <w:rPr>
          <w:rFonts w:asciiTheme="minorHAnsi" w:hAnsiTheme="minorHAnsi" w:cstheme="minorHAnsi"/>
          <w:i/>
          <w:sz w:val="22"/>
          <w:szCs w:val="22"/>
          <w:lang w:val="en-GB"/>
        </w:rPr>
        <w:t xml:space="preserve"> [</w:t>
      </w:r>
      <w:r w:rsidR="001E577C" w:rsidRPr="001E577C">
        <w:rPr>
          <w:rFonts w:asciiTheme="minorHAnsi" w:hAnsiTheme="minorHAnsi" w:cstheme="minorHAnsi"/>
          <w:b/>
          <w:i/>
          <w:sz w:val="22"/>
          <w:szCs w:val="22"/>
          <w:lang w:val="en-GB"/>
        </w:rPr>
        <w:t>Hint: try hovering over the lead SNP</w:t>
      </w:r>
      <w:r w:rsidR="001E577C">
        <w:rPr>
          <w:rFonts w:asciiTheme="minorHAnsi" w:hAnsiTheme="minorHAnsi" w:cstheme="minorHAnsi"/>
          <w:i/>
          <w:sz w:val="22"/>
          <w:szCs w:val="22"/>
          <w:lang w:val="en-GB"/>
        </w:rPr>
        <w:t>]</w:t>
      </w:r>
    </w:p>
    <w:p w14:paraId="1EBFE1DF" w14:textId="77777777" w:rsidR="00FB68B9" w:rsidRDefault="00FB68B9" w:rsidP="00FB68B9">
      <w:pPr>
        <w:pStyle w:val="ListParagraph"/>
        <w:rPr>
          <w:rFonts w:asciiTheme="minorHAnsi" w:hAnsiTheme="minorHAnsi" w:cstheme="minorHAnsi"/>
          <w:color w:val="ED7D31" w:themeColor="accent2"/>
          <w:sz w:val="22"/>
          <w:szCs w:val="22"/>
          <w:shd w:val="clear" w:color="auto" w:fill="FFFFFF"/>
          <w:lang w:val="en-GB"/>
        </w:rPr>
      </w:pPr>
      <w:r w:rsidRPr="00FB68B9">
        <w:rPr>
          <w:rFonts w:asciiTheme="minorHAnsi" w:hAnsiTheme="minorHAnsi" w:cstheme="minorHAnsi"/>
          <w:color w:val="ED7D31" w:themeColor="accent2"/>
          <w:sz w:val="22"/>
          <w:szCs w:val="22"/>
          <w:shd w:val="clear" w:color="auto" w:fill="FFFFFF"/>
          <w:lang w:val="en-GB"/>
        </w:rPr>
        <w:t>rs2710323</w:t>
      </w:r>
    </w:p>
    <w:p w14:paraId="44CC1F00" w14:textId="4A48954B" w:rsidR="00FB68B9" w:rsidRPr="00FB68B9" w:rsidRDefault="00FB68B9" w:rsidP="00FB68B9">
      <w:pPr>
        <w:pStyle w:val="ListParagraph"/>
        <w:rPr>
          <w:rFonts w:asciiTheme="minorHAnsi" w:hAnsiTheme="minorHAnsi" w:cstheme="minorHAnsi"/>
          <w:color w:val="ED7D31" w:themeColor="accent2"/>
          <w:sz w:val="22"/>
          <w:szCs w:val="22"/>
          <w:shd w:val="clear" w:color="auto" w:fill="FFFFFF"/>
          <w:lang w:val="en-GB"/>
        </w:rPr>
      </w:pPr>
      <w:r>
        <w:rPr>
          <w:rFonts w:asciiTheme="minorHAnsi" w:hAnsiTheme="minorHAnsi" w:cstheme="minorHAnsi"/>
          <w:color w:val="ED7D31" w:themeColor="accent2"/>
          <w:sz w:val="22"/>
          <w:szCs w:val="22"/>
          <w:shd w:val="clear" w:color="auto" w:fill="FFFFFF"/>
          <w:lang w:val="en-GB"/>
        </w:rPr>
        <w:t>379</w:t>
      </w:r>
      <w:r w:rsidRPr="00FB68B9">
        <w:rPr>
          <w:rFonts w:asciiTheme="minorHAnsi" w:hAnsiTheme="minorHAnsi" w:cstheme="minorHAnsi"/>
          <w:color w:val="ED7D31" w:themeColor="accent2"/>
          <w:sz w:val="22"/>
          <w:szCs w:val="22"/>
          <w:shd w:val="clear" w:color="auto" w:fill="FFFFFF"/>
          <w:lang w:val="en-GB"/>
        </w:rPr>
        <w:t xml:space="preserve"> SNPs in LD</w:t>
      </w:r>
      <w:r w:rsidRPr="00FB68B9">
        <w:rPr>
          <w:rFonts w:asciiTheme="minorHAnsi" w:hAnsiTheme="minorHAnsi" w:cstheme="minorHAnsi"/>
          <w:color w:val="ED7D31" w:themeColor="accent2"/>
          <w:sz w:val="22"/>
          <w:szCs w:val="22"/>
          <w:shd w:val="clear" w:color="auto" w:fill="FFFFFF"/>
          <w:lang w:val="en-GB"/>
        </w:rPr>
        <w:tab/>
      </w:r>
      <w:r w:rsidRPr="00FB68B9">
        <w:rPr>
          <w:rFonts w:asciiTheme="minorHAnsi" w:hAnsiTheme="minorHAnsi" w:cstheme="minorHAnsi"/>
          <w:color w:val="ED7D31" w:themeColor="accent2"/>
          <w:sz w:val="22"/>
          <w:szCs w:val="22"/>
          <w:shd w:val="clear" w:color="auto" w:fill="FFFFFF"/>
          <w:lang w:val="en-GB"/>
        </w:rPr>
        <w:tab/>
        <w:t>(from table on the right side of the regional plot)</w:t>
      </w:r>
    </w:p>
    <w:p w14:paraId="65CE1BDD" w14:textId="015FD911" w:rsidR="00FB68B9" w:rsidRPr="00FB68B9" w:rsidRDefault="00FB68B9" w:rsidP="00FB68B9">
      <w:pPr>
        <w:pStyle w:val="ListParagraph"/>
        <w:rPr>
          <w:rFonts w:asciiTheme="minorHAnsi" w:hAnsiTheme="minorHAnsi" w:cstheme="minorHAnsi"/>
          <w:color w:val="ED7D31" w:themeColor="accent2"/>
          <w:sz w:val="22"/>
          <w:szCs w:val="22"/>
          <w:shd w:val="clear" w:color="auto" w:fill="FFFFFF"/>
          <w:lang w:val="en-GB"/>
        </w:rPr>
      </w:pPr>
      <w:r w:rsidRPr="00FB68B9">
        <w:rPr>
          <w:rFonts w:asciiTheme="minorHAnsi" w:hAnsiTheme="minorHAnsi" w:cstheme="minorHAnsi"/>
          <w:color w:val="ED7D31" w:themeColor="accent2"/>
          <w:sz w:val="22"/>
          <w:szCs w:val="22"/>
          <w:shd w:val="clear" w:color="auto" w:fill="FFFFFF"/>
          <w:lang w:val="en-GB"/>
        </w:rPr>
        <w:t>MAF = 0.</w:t>
      </w:r>
      <w:r>
        <w:rPr>
          <w:rFonts w:asciiTheme="minorHAnsi" w:hAnsiTheme="minorHAnsi" w:cstheme="minorHAnsi"/>
          <w:color w:val="ED7D31" w:themeColor="accent2"/>
          <w:sz w:val="22"/>
          <w:szCs w:val="22"/>
          <w:shd w:val="clear" w:color="auto" w:fill="FFFFFF"/>
          <w:lang w:val="en-GB"/>
        </w:rPr>
        <w:t>495</w:t>
      </w:r>
      <w:r w:rsidRPr="00FB68B9">
        <w:rPr>
          <w:rFonts w:asciiTheme="minorHAnsi" w:hAnsiTheme="minorHAnsi" w:cstheme="minorHAnsi"/>
          <w:color w:val="ED7D31" w:themeColor="accent2"/>
          <w:sz w:val="22"/>
          <w:szCs w:val="22"/>
          <w:shd w:val="clear" w:color="auto" w:fill="FFFFFF"/>
          <w:lang w:val="en-GB"/>
        </w:rPr>
        <w:tab/>
      </w:r>
      <w:r w:rsidRPr="00FB68B9">
        <w:rPr>
          <w:rFonts w:asciiTheme="minorHAnsi" w:hAnsiTheme="minorHAnsi" w:cstheme="minorHAnsi"/>
          <w:color w:val="ED7D31" w:themeColor="accent2"/>
          <w:sz w:val="22"/>
          <w:szCs w:val="22"/>
          <w:shd w:val="clear" w:color="auto" w:fill="FFFFFF"/>
          <w:lang w:val="en-GB"/>
        </w:rPr>
        <w:tab/>
      </w:r>
      <w:r w:rsidRPr="00FB68B9">
        <w:rPr>
          <w:rFonts w:asciiTheme="minorHAnsi" w:hAnsiTheme="minorHAnsi" w:cstheme="minorHAnsi"/>
          <w:color w:val="ED7D31" w:themeColor="accent2"/>
          <w:sz w:val="22"/>
          <w:szCs w:val="22"/>
          <w:shd w:val="clear" w:color="auto" w:fill="FFFFFF"/>
          <w:lang w:val="en-GB"/>
        </w:rPr>
        <w:tab/>
        <w:t>(hover the mouse of the lead SNP)</w:t>
      </w:r>
    </w:p>
    <w:p w14:paraId="2F0FD776" w14:textId="76849950" w:rsidR="00FB68B9" w:rsidRPr="00FB68B9" w:rsidRDefault="00FB68B9" w:rsidP="00FB68B9">
      <w:pPr>
        <w:pStyle w:val="ListParagraph"/>
        <w:rPr>
          <w:rFonts w:asciiTheme="minorHAnsi" w:hAnsiTheme="minorHAnsi" w:cstheme="minorHAnsi"/>
          <w:color w:val="ED7D31" w:themeColor="accent2"/>
          <w:sz w:val="22"/>
          <w:szCs w:val="22"/>
          <w:shd w:val="clear" w:color="auto" w:fill="FFFFFF"/>
          <w:lang w:val="en-GB"/>
        </w:rPr>
      </w:pPr>
      <w:r w:rsidRPr="00FB68B9">
        <w:rPr>
          <w:rFonts w:asciiTheme="minorHAnsi" w:hAnsiTheme="minorHAnsi" w:cstheme="minorHAnsi"/>
          <w:color w:val="ED7D31" w:themeColor="accent2"/>
          <w:sz w:val="22"/>
          <w:szCs w:val="22"/>
          <w:shd w:val="clear" w:color="auto" w:fill="FFFFFF"/>
          <w:lang w:val="en-GB"/>
        </w:rPr>
        <w:t xml:space="preserve">Chromosome </w:t>
      </w:r>
      <w:r>
        <w:rPr>
          <w:rFonts w:asciiTheme="minorHAnsi" w:hAnsiTheme="minorHAnsi" w:cstheme="minorHAnsi"/>
          <w:color w:val="ED7D31" w:themeColor="accent2"/>
          <w:sz w:val="22"/>
          <w:szCs w:val="22"/>
          <w:shd w:val="clear" w:color="auto" w:fill="FFFFFF"/>
          <w:lang w:val="en-GB"/>
        </w:rPr>
        <w:t>3</w:t>
      </w:r>
    </w:p>
    <w:p w14:paraId="550F67A9" w14:textId="71921B24" w:rsidR="00FB68B9" w:rsidRDefault="00165BE9" w:rsidP="0071635F">
      <w:pPr>
        <w:pStyle w:val="ListParagraph"/>
        <w:rPr>
          <w:rFonts w:asciiTheme="minorHAnsi" w:hAnsiTheme="minorHAnsi" w:cstheme="minorHAnsi"/>
          <w:color w:val="7030A0"/>
          <w:sz w:val="22"/>
          <w:szCs w:val="22"/>
          <w:shd w:val="clear" w:color="auto" w:fill="FFFFFF"/>
          <w:lang w:val="en-GB"/>
        </w:rPr>
      </w:pPr>
      <w:r w:rsidRPr="00165BE9">
        <w:rPr>
          <w:rFonts w:asciiTheme="minorHAnsi" w:hAnsiTheme="minorHAnsi" w:cstheme="minorHAnsi"/>
          <w:color w:val="7030A0"/>
          <w:sz w:val="22"/>
          <w:szCs w:val="22"/>
          <w:shd w:val="clear" w:color="auto" w:fill="FFFFFF"/>
          <w:lang w:val="en-GB"/>
        </w:rPr>
        <w:t>rs2040273</w:t>
      </w:r>
    </w:p>
    <w:p w14:paraId="30DDB61F" w14:textId="086B75F6" w:rsidR="00165BE9" w:rsidRPr="00165BE9" w:rsidRDefault="00165BE9" w:rsidP="00165BE9">
      <w:pPr>
        <w:pStyle w:val="ListParagraph"/>
        <w:rPr>
          <w:rFonts w:asciiTheme="minorHAnsi" w:hAnsiTheme="minorHAnsi" w:cstheme="minorHAnsi"/>
          <w:color w:val="7030A0"/>
          <w:sz w:val="22"/>
          <w:szCs w:val="22"/>
          <w:shd w:val="clear" w:color="auto" w:fill="FFFFFF"/>
          <w:lang w:val="en-GB"/>
        </w:rPr>
      </w:pPr>
      <w:r>
        <w:rPr>
          <w:rFonts w:asciiTheme="minorHAnsi" w:hAnsiTheme="minorHAnsi" w:cstheme="minorHAnsi"/>
          <w:color w:val="7030A0"/>
          <w:sz w:val="22"/>
          <w:szCs w:val="22"/>
          <w:shd w:val="clear" w:color="auto" w:fill="FFFFFF"/>
          <w:lang w:val="en-GB"/>
        </w:rPr>
        <w:t>206</w:t>
      </w:r>
      <w:r w:rsidRPr="00165BE9">
        <w:rPr>
          <w:rFonts w:asciiTheme="minorHAnsi" w:hAnsiTheme="minorHAnsi" w:cstheme="minorHAnsi"/>
          <w:color w:val="7030A0"/>
          <w:sz w:val="22"/>
          <w:szCs w:val="22"/>
          <w:shd w:val="clear" w:color="auto" w:fill="FFFFFF"/>
          <w:lang w:val="en-GB"/>
        </w:rPr>
        <w:t xml:space="preserve"> SNPs in LD</w:t>
      </w:r>
      <w:r w:rsidRPr="00165BE9">
        <w:rPr>
          <w:rFonts w:asciiTheme="minorHAnsi" w:hAnsiTheme="minorHAnsi" w:cstheme="minorHAnsi"/>
          <w:color w:val="7030A0"/>
          <w:sz w:val="22"/>
          <w:szCs w:val="22"/>
          <w:shd w:val="clear" w:color="auto" w:fill="FFFFFF"/>
          <w:lang w:val="en-GB"/>
        </w:rPr>
        <w:tab/>
      </w:r>
      <w:r w:rsidRPr="00165BE9">
        <w:rPr>
          <w:rFonts w:asciiTheme="minorHAnsi" w:hAnsiTheme="minorHAnsi" w:cstheme="minorHAnsi"/>
          <w:color w:val="7030A0"/>
          <w:sz w:val="22"/>
          <w:szCs w:val="22"/>
          <w:shd w:val="clear" w:color="auto" w:fill="FFFFFF"/>
          <w:lang w:val="en-GB"/>
        </w:rPr>
        <w:tab/>
        <w:t>(from table on the right side of the regional plot)</w:t>
      </w:r>
    </w:p>
    <w:p w14:paraId="44A08799" w14:textId="679855C8" w:rsidR="00165BE9" w:rsidRPr="00165BE9" w:rsidRDefault="00165BE9" w:rsidP="00165BE9">
      <w:pPr>
        <w:pStyle w:val="ListParagraph"/>
        <w:rPr>
          <w:rFonts w:asciiTheme="minorHAnsi" w:hAnsiTheme="minorHAnsi" w:cstheme="minorHAnsi"/>
          <w:color w:val="7030A0"/>
          <w:sz w:val="22"/>
          <w:szCs w:val="22"/>
          <w:shd w:val="clear" w:color="auto" w:fill="FFFFFF"/>
          <w:lang w:val="en-GB"/>
        </w:rPr>
      </w:pPr>
      <w:r w:rsidRPr="00165BE9">
        <w:rPr>
          <w:rFonts w:asciiTheme="minorHAnsi" w:hAnsiTheme="minorHAnsi" w:cstheme="minorHAnsi"/>
          <w:color w:val="7030A0"/>
          <w:sz w:val="22"/>
          <w:szCs w:val="22"/>
          <w:shd w:val="clear" w:color="auto" w:fill="FFFFFF"/>
          <w:lang w:val="en-GB"/>
        </w:rPr>
        <w:t>MAF = 0.</w:t>
      </w:r>
      <w:r>
        <w:rPr>
          <w:rFonts w:asciiTheme="minorHAnsi" w:hAnsiTheme="minorHAnsi" w:cstheme="minorHAnsi"/>
          <w:color w:val="7030A0"/>
          <w:sz w:val="22"/>
          <w:szCs w:val="22"/>
          <w:shd w:val="clear" w:color="auto" w:fill="FFFFFF"/>
          <w:lang w:val="en-GB"/>
        </w:rPr>
        <w:t>2979</w:t>
      </w:r>
      <w:r w:rsidRPr="00165BE9">
        <w:rPr>
          <w:rFonts w:asciiTheme="minorHAnsi" w:hAnsiTheme="minorHAnsi" w:cstheme="minorHAnsi"/>
          <w:color w:val="7030A0"/>
          <w:sz w:val="22"/>
          <w:szCs w:val="22"/>
          <w:shd w:val="clear" w:color="auto" w:fill="FFFFFF"/>
          <w:lang w:val="en-GB"/>
        </w:rPr>
        <w:tab/>
      </w:r>
      <w:r w:rsidRPr="00165BE9">
        <w:rPr>
          <w:rFonts w:asciiTheme="minorHAnsi" w:hAnsiTheme="minorHAnsi" w:cstheme="minorHAnsi"/>
          <w:color w:val="7030A0"/>
          <w:sz w:val="22"/>
          <w:szCs w:val="22"/>
          <w:shd w:val="clear" w:color="auto" w:fill="FFFFFF"/>
          <w:lang w:val="en-GB"/>
        </w:rPr>
        <w:tab/>
      </w:r>
      <w:r w:rsidRPr="00165BE9">
        <w:rPr>
          <w:rFonts w:asciiTheme="minorHAnsi" w:hAnsiTheme="minorHAnsi" w:cstheme="minorHAnsi"/>
          <w:color w:val="7030A0"/>
          <w:sz w:val="22"/>
          <w:szCs w:val="22"/>
          <w:shd w:val="clear" w:color="auto" w:fill="FFFFFF"/>
          <w:lang w:val="en-GB"/>
        </w:rPr>
        <w:tab/>
        <w:t>(hover the mouse of the lead SNP)</w:t>
      </w:r>
    </w:p>
    <w:p w14:paraId="4C191481" w14:textId="32DE9494" w:rsidR="00165BE9" w:rsidRPr="00165BE9" w:rsidRDefault="00165BE9" w:rsidP="00165BE9">
      <w:pPr>
        <w:pStyle w:val="ListParagraph"/>
        <w:rPr>
          <w:rFonts w:asciiTheme="minorHAnsi" w:hAnsiTheme="minorHAnsi" w:cstheme="minorHAnsi"/>
          <w:color w:val="7030A0"/>
          <w:sz w:val="22"/>
          <w:szCs w:val="22"/>
          <w:shd w:val="clear" w:color="auto" w:fill="FFFFFF"/>
          <w:lang w:val="en-GB"/>
        </w:rPr>
      </w:pPr>
      <w:r w:rsidRPr="00165BE9">
        <w:rPr>
          <w:rFonts w:asciiTheme="minorHAnsi" w:hAnsiTheme="minorHAnsi" w:cstheme="minorHAnsi"/>
          <w:color w:val="7030A0"/>
          <w:sz w:val="22"/>
          <w:szCs w:val="22"/>
          <w:shd w:val="clear" w:color="auto" w:fill="FFFFFF"/>
          <w:lang w:val="en-GB"/>
        </w:rPr>
        <w:t xml:space="preserve">Chromosome </w:t>
      </w:r>
      <w:r>
        <w:rPr>
          <w:rFonts w:asciiTheme="minorHAnsi" w:hAnsiTheme="minorHAnsi" w:cstheme="minorHAnsi"/>
          <w:color w:val="7030A0"/>
          <w:sz w:val="22"/>
          <w:szCs w:val="22"/>
          <w:shd w:val="clear" w:color="auto" w:fill="FFFFFF"/>
          <w:lang w:val="en-GB"/>
        </w:rPr>
        <w:t>21</w:t>
      </w:r>
    </w:p>
    <w:p w14:paraId="336060D8" w14:textId="789A5DDA" w:rsidR="0071635F" w:rsidRPr="00FB68B9" w:rsidRDefault="0071635F" w:rsidP="0071635F">
      <w:pPr>
        <w:pStyle w:val="ListParagraph"/>
        <w:rPr>
          <w:rFonts w:asciiTheme="minorHAnsi" w:hAnsiTheme="minorHAnsi" w:cstheme="minorHAnsi"/>
          <w:color w:val="A01300"/>
          <w:sz w:val="22"/>
          <w:szCs w:val="22"/>
          <w:shd w:val="clear" w:color="auto" w:fill="FFFFFF"/>
          <w:lang w:val="en-GB"/>
        </w:rPr>
      </w:pPr>
      <w:r w:rsidRPr="00FB68B9">
        <w:rPr>
          <w:rFonts w:asciiTheme="minorHAnsi" w:hAnsiTheme="minorHAnsi" w:cstheme="minorHAnsi"/>
          <w:color w:val="A01300"/>
          <w:sz w:val="22"/>
          <w:szCs w:val="22"/>
          <w:shd w:val="clear" w:color="auto" w:fill="FFFFFF"/>
          <w:lang w:val="en-GB"/>
        </w:rPr>
        <w:t>rs8082590</w:t>
      </w:r>
    </w:p>
    <w:p w14:paraId="136FFE50" w14:textId="77777777" w:rsidR="0071635F" w:rsidRPr="00FB68B9" w:rsidRDefault="0071635F" w:rsidP="0071635F">
      <w:pPr>
        <w:pStyle w:val="ListParagraph"/>
        <w:rPr>
          <w:rFonts w:asciiTheme="minorHAnsi" w:hAnsiTheme="minorHAnsi" w:cstheme="minorHAnsi"/>
          <w:color w:val="A01300"/>
          <w:sz w:val="22"/>
          <w:szCs w:val="22"/>
          <w:shd w:val="clear" w:color="auto" w:fill="FFFFFF"/>
          <w:lang w:val="en-GB"/>
        </w:rPr>
      </w:pPr>
      <w:r w:rsidRPr="00FB68B9">
        <w:rPr>
          <w:rFonts w:asciiTheme="minorHAnsi" w:hAnsiTheme="minorHAnsi" w:cstheme="minorHAnsi"/>
          <w:color w:val="A01300"/>
          <w:sz w:val="22"/>
          <w:szCs w:val="22"/>
          <w:shd w:val="clear" w:color="auto" w:fill="FFFFFF"/>
          <w:lang w:val="en-GB"/>
        </w:rPr>
        <w:t>285 SNPs in LD</w:t>
      </w:r>
      <w:r w:rsidRPr="00FB68B9">
        <w:rPr>
          <w:rFonts w:asciiTheme="minorHAnsi" w:hAnsiTheme="minorHAnsi" w:cstheme="minorHAnsi"/>
          <w:color w:val="A01300"/>
          <w:sz w:val="22"/>
          <w:szCs w:val="22"/>
          <w:shd w:val="clear" w:color="auto" w:fill="FFFFFF"/>
          <w:lang w:val="en-GB"/>
        </w:rPr>
        <w:tab/>
      </w:r>
      <w:r w:rsidRPr="00FB68B9">
        <w:rPr>
          <w:rFonts w:asciiTheme="minorHAnsi" w:hAnsiTheme="minorHAnsi" w:cstheme="minorHAnsi"/>
          <w:color w:val="A01300"/>
          <w:sz w:val="22"/>
          <w:szCs w:val="22"/>
          <w:shd w:val="clear" w:color="auto" w:fill="FFFFFF"/>
          <w:lang w:val="en-GB"/>
        </w:rPr>
        <w:tab/>
        <w:t>(from table on the right side of the regional plot)</w:t>
      </w:r>
    </w:p>
    <w:p w14:paraId="4A7BED3F" w14:textId="08408369" w:rsidR="0071635F" w:rsidRPr="00FB68B9" w:rsidRDefault="0071635F" w:rsidP="0071635F">
      <w:pPr>
        <w:pStyle w:val="ListParagraph"/>
        <w:rPr>
          <w:rFonts w:asciiTheme="minorHAnsi" w:hAnsiTheme="minorHAnsi" w:cstheme="minorHAnsi"/>
          <w:color w:val="A01300"/>
          <w:sz w:val="22"/>
          <w:szCs w:val="22"/>
          <w:shd w:val="clear" w:color="auto" w:fill="FFFFFF"/>
          <w:lang w:val="en-GB"/>
        </w:rPr>
      </w:pPr>
      <w:r w:rsidRPr="00FB68B9">
        <w:rPr>
          <w:rFonts w:asciiTheme="minorHAnsi" w:hAnsiTheme="minorHAnsi" w:cstheme="minorHAnsi"/>
          <w:color w:val="A01300"/>
          <w:sz w:val="22"/>
          <w:szCs w:val="22"/>
          <w:shd w:val="clear" w:color="auto" w:fill="FFFFFF"/>
          <w:lang w:val="en-GB"/>
        </w:rPr>
        <w:t>MAF = 0.3767</w:t>
      </w:r>
      <w:r w:rsidRPr="00FB68B9">
        <w:rPr>
          <w:rFonts w:asciiTheme="minorHAnsi" w:hAnsiTheme="minorHAnsi" w:cstheme="minorHAnsi"/>
          <w:color w:val="A01300"/>
          <w:sz w:val="22"/>
          <w:szCs w:val="22"/>
          <w:shd w:val="clear" w:color="auto" w:fill="FFFFFF"/>
          <w:lang w:val="en-GB"/>
        </w:rPr>
        <w:tab/>
      </w:r>
      <w:r w:rsidRPr="00FB68B9">
        <w:rPr>
          <w:rFonts w:asciiTheme="minorHAnsi" w:hAnsiTheme="minorHAnsi" w:cstheme="minorHAnsi"/>
          <w:color w:val="A01300"/>
          <w:sz w:val="22"/>
          <w:szCs w:val="22"/>
          <w:shd w:val="clear" w:color="auto" w:fill="FFFFFF"/>
          <w:lang w:val="en-GB"/>
        </w:rPr>
        <w:tab/>
      </w:r>
      <w:r w:rsidR="00381360" w:rsidRPr="00FB68B9">
        <w:rPr>
          <w:rFonts w:asciiTheme="minorHAnsi" w:hAnsiTheme="minorHAnsi" w:cstheme="minorHAnsi"/>
          <w:color w:val="A01300"/>
          <w:sz w:val="22"/>
          <w:szCs w:val="22"/>
          <w:shd w:val="clear" w:color="auto" w:fill="FFFFFF"/>
          <w:lang w:val="en-GB"/>
        </w:rPr>
        <w:tab/>
      </w:r>
      <w:r w:rsidRPr="00FB68B9">
        <w:rPr>
          <w:rFonts w:asciiTheme="minorHAnsi" w:hAnsiTheme="minorHAnsi" w:cstheme="minorHAnsi"/>
          <w:color w:val="A01300"/>
          <w:sz w:val="22"/>
          <w:szCs w:val="22"/>
          <w:shd w:val="clear" w:color="auto" w:fill="FFFFFF"/>
          <w:lang w:val="en-GB"/>
        </w:rPr>
        <w:t>(hover the mouse of the lead SNP)</w:t>
      </w:r>
    </w:p>
    <w:p w14:paraId="0F496DD8" w14:textId="77777777" w:rsidR="00CB32B1" w:rsidRPr="00FB68B9" w:rsidRDefault="00CB32B1" w:rsidP="0071635F">
      <w:pPr>
        <w:pStyle w:val="ListParagraph"/>
        <w:rPr>
          <w:rFonts w:asciiTheme="minorHAnsi" w:hAnsiTheme="minorHAnsi" w:cstheme="minorHAnsi"/>
          <w:color w:val="A01300"/>
          <w:sz w:val="22"/>
          <w:szCs w:val="22"/>
          <w:shd w:val="clear" w:color="auto" w:fill="FFFFFF"/>
          <w:lang w:val="en-GB"/>
        </w:rPr>
      </w:pPr>
      <w:r w:rsidRPr="00FB68B9">
        <w:rPr>
          <w:rFonts w:asciiTheme="minorHAnsi" w:hAnsiTheme="minorHAnsi" w:cstheme="minorHAnsi"/>
          <w:color w:val="A01300"/>
          <w:sz w:val="22"/>
          <w:szCs w:val="22"/>
          <w:shd w:val="clear" w:color="auto" w:fill="FFFFFF"/>
          <w:lang w:val="en-GB"/>
        </w:rPr>
        <w:lastRenderedPageBreak/>
        <w:t>Chromosome 17</w:t>
      </w:r>
    </w:p>
    <w:p w14:paraId="0F07B6C9" w14:textId="77777777" w:rsidR="0071635F" w:rsidRPr="00FB68B9" w:rsidRDefault="0071635F" w:rsidP="0071635F">
      <w:pPr>
        <w:pStyle w:val="ListParagraph"/>
        <w:rPr>
          <w:rFonts w:asciiTheme="minorHAnsi" w:hAnsiTheme="minorHAnsi" w:cstheme="minorHAnsi"/>
          <w:color w:val="00B050"/>
          <w:sz w:val="22"/>
          <w:szCs w:val="22"/>
          <w:shd w:val="clear" w:color="auto" w:fill="FFFFFF"/>
          <w:lang w:val="en-GB"/>
        </w:rPr>
      </w:pPr>
      <w:r w:rsidRPr="00FB68B9">
        <w:rPr>
          <w:rFonts w:asciiTheme="minorHAnsi" w:hAnsiTheme="minorHAnsi" w:cstheme="minorHAnsi"/>
          <w:color w:val="00B050"/>
          <w:sz w:val="22"/>
          <w:szCs w:val="22"/>
          <w:shd w:val="clear" w:color="auto" w:fill="FFFFFF"/>
          <w:lang w:val="en-GB"/>
        </w:rPr>
        <w:t>rs11066591</w:t>
      </w:r>
    </w:p>
    <w:p w14:paraId="35FC0327" w14:textId="2DFE0D24" w:rsidR="0071635F" w:rsidRPr="00FB68B9" w:rsidRDefault="0071635F" w:rsidP="0071635F">
      <w:pPr>
        <w:pStyle w:val="ListParagraph"/>
        <w:rPr>
          <w:rFonts w:asciiTheme="minorHAnsi" w:hAnsiTheme="minorHAnsi" w:cstheme="minorHAnsi"/>
          <w:color w:val="01A531"/>
          <w:sz w:val="22"/>
          <w:szCs w:val="22"/>
          <w:shd w:val="clear" w:color="auto" w:fill="FFFFFF"/>
          <w:lang w:val="en-GB"/>
        </w:rPr>
      </w:pPr>
      <w:r w:rsidRPr="00FB68B9">
        <w:rPr>
          <w:rFonts w:asciiTheme="minorHAnsi" w:hAnsiTheme="minorHAnsi" w:cstheme="minorHAnsi"/>
          <w:color w:val="01A531"/>
          <w:sz w:val="22"/>
          <w:szCs w:val="22"/>
          <w:shd w:val="clear" w:color="auto" w:fill="FFFFFF"/>
          <w:lang w:val="en-GB"/>
        </w:rPr>
        <w:t>311 SNPs in LD</w:t>
      </w:r>
      <w:r w:rsidRPr="00FB68B9">
        <w:rPr>
          <w:rFonts w:asciiTheme="minorHAnsi" w:hAnsiTheme="minorHAnsi" w:cstheme="minorHAnsi"/>
          <w:color w:val="01A531"/>
          <w:sz w:val="22"/>
          <w:szCs w:val="22"/>
          <w:shd w:val="clear" w:color="auto" w:fill="FFFFFF"/>
          <w:lang w:val="en-GB"/>
        </w:rPr>
        <w:tab/>
      </w:r>
      <w:r w:rsidR="00381360" w:rsidRPr="00FB68B9">
        <w:rPr>
          <w:rFonts w:asciiTheme="minorHAnsi" w:hAnsiTheme="minorHAnsi" w:cstheme="minorHAnsi"/>
          <w:color w:val="01A531"/>
          <w:sz w:val="22"/>
          <w:szCs w:val="22"/>
          <w:shd w:val="clear" w:color="auto" w:fill="FFFFFF"/>
          <w:lang w:val="en-GB"/>
        </w:rPr>
        <w:tab/>
      </w:r>
      <w:r w:rsidRPr="00FB68B9">
        <w:rPr>
          <w:rFonts w:asciiTheme="minorHAnsi" w:hAnsiTheme="minorHAnsi" w:cstheme="minorHAnsi"/>
          <w:color w:val="01A531"/>
          <w:sz w:val="22"/>
          <w:szCs w:val="22"/>
          <w:shd w:val="clear" w:color="auto" w:fill="FFFFFF"/>
          <w:lang w:val="en-GB"/>
        </w:rPr>
        <w:t>(from table on the right side of the regional plot)</w:t>
      </w:r>
    </w:p>
    <w:p w14:paraId="2011C99C" w14:textId="064AE830" w:rsidR="00D6140A" w:rsidRPr="00FB68B9" w:rsidRDefault="0071635F" w:rsidP="00CB32B1">
      <w:pPr>
        <w:pStyle w:val="ListParagraph"/>
        <w:rPr>
          <w:rFonts w:asciiTheme="minorHAnsi" w:hAnsiTheme="minorHAnsi" w:cstheme="minorHAnsi"/>
          <w:color w:val="01A531"/>
          <w:sz w:val="22"/>
          <w:szCs w:val="22"/>
          <w:shd w:val="clear" w:color="auto" w:fill="FFFFFF"/>
          <w:lang w:val="en-GB"/>
        </w:rPr>
      </w:pPr>
      <w:r w:rsidRPr="00FB68B9">
        <w:rPr>
          <w:rFonts w:asciiTheme="minorHAnsi" w:hAnsiTheme="minorHAnsi" w:cstheme="minorHAnsi"/>
          <w:color w:val="01A531"/>
          <w:sz w:val="22"/>
          <w:szCs w:val="22"/>
          <w:shd w:val="clear" w:color="auto" w:fill="FFFFFF"/>
          <w:lang w:val="en-GB"/>
        </w:rPr>
        <w:t>MAF = 0.319</w:t>
      </w:r>
      <w:r w:rsidRPr="00FB68B9">
        <w:rPr>
          <w:rFonts w:asciiTheme="minorHAnsi" w:hAnsiTheme="minorHAnsi" w:cstheme="minorHAnsi"/>
          <w:color w:val="01A531"/>
          <w:sz w:val="22"/>
          <w:szCs w:val="22"/>
          <w:shd w:val="clear" w:color="auto" w:fill="FFFFFF"/>
          <w:lang w:val="en-GB"/>
        </w:rPr>
        <w:tab/>
      </w:r>
      <w:r w:rsidRPr="00FB68B9">
        <w:rPr>
          <w:rFonts w:asciiTheme="minorHAnsi" w:hAnsiTheme="minorHAnsi" w:cstheme="minorHAnsi"/>
          <w:color w:val="01A531"/>
          <w:sz w:val="22"/>
          <w:szCs w:val="22"/>
          <w:shd w:val="clear" w:color="auto" w:fill="FFFFFF"/>
          <w:lang w:val="en-GB"/>
        </w:rPr>
        <w:tab/>
      </w:r>
      <w:r w:rsidR="00381360" w:rsidRPr="00FB68B9">
        <w:rPr>
          <w:rFonts w:asciiTheme="minorHAnsi" w:hAnsiTheme="minorHAnsi" w:cstheme="minorHAnsi"/>
          <w:color w:val="01A531"/>
          <w:sz w:val="22"/>
          <w:szCs w:val="22"/>
          <w:shd w:val="clear" w:color="auto" w:fill="FFFFFF"/>
          <w:lang w:val="en-GB"/>
        </w:rPr>
        <w:tab/>
      </w:r>
      <w:r w:rsidRPr="00FB68B9">
        <w:rPr>
          <w:rFonts w:asciiTheme="minorHAnsi" w:hAnsiTheme="minorHAnsi" w:cstheme="minorHAnsi"/>
          <w:color w:val="01A531"/>
          <w:sz w:val="22"/>
          <w:szCs w:val="22"/>
          <w:shd w:val="clear" w:color="auto" w:fill="FFFFFF"/>
          <w:lang w:val="en-GB"/>
        </w:rPr>
        <w:t>(hover the mouse of the lead SNP)</w:t>
      </w:r>
    </w:p>
    <w:p w14:paraId="6570225D" w14:textId="25EC62E3" w:rsidR="00CB32B1" w:rsidRPr="00FB68B9" w:rsidRDefault="00CB32B1" w:rsidP="00CB32B1">
      <w:pPr>
        <w:pStyle w:val="ListParagraph"/>
        <w:rPr>
          <w:rFonts w:asciiTheme="minorHAnsi" w:hAnsiTheme="minorHAnsi" w:cstheme="minorHAnsi"/>
          <w:color w:val="01A531"/>
          <w:sz w:val="22"/>
          <w:szCs w:val="22"/>
          <w:shd w:val="clear" w:color="auto" w:fill="FFFFFF"/>
          <w:lang w:val="en-GB"/>
        </w:rPr>
      </w:pPr>
      <w:r w:rsidRPr="00FB68B9">
        <w:rPr>
          <w:rFonts w:asciiTheme="minorHAnsi" w:hAnsiTheme="minorHAnsi" w:cstheme="minorHAnsi"/>
          <w:color w:val="01A531"/>
          <w:sz w:val="22"/>
          <w:szCs w:val="22"/>
          <w:shd w:val="clear" w:color="auto" w:fill="FFFFFF"/>
          <w:lang w:val="en-GB"/>
        </w:rPr>
        <w:t>Chro</w:t>
      </w:r>
      <w:r w:rsidR="00FB68B9" w:rsidRPr="00FB68B9">
        <w:rPr>
          <w:rFonts w:asciiTheme="minorHAnsi" w:hAnsiTheme="minorHAnsi" w:cstheme="minorHAnsi"/>
          <w:color w:val="01A531"/>
          <w:sz w:val="22"/>
          <w:szCs w:val="22"/>
          <w:shd w:val="clear" w:color="auto" w:fill="FFFFFF"/>
          <w:lang w:val="en-GB"/>
        </w:rPr>
        <w:t>mo</w:t>
      </w:r>
      <w:r w:rsidRPr="00FB68B9">
        <w:rPr>
          <w:rFonts w:asciiTheme="minorHAnsi" w:hAnsiTheme="minorHAnsi" w:cstheme="minorHAnsi"/>
          <w:color w:val="01A531"/>
          <w:sz w:val="22"/>
          <w:szCs w:val="22"/>
          <w:shd w:val="clear" w:color="auto" w:fill="FFFFFF"/>
          <w:lang w:val="en-GB"/>
        </w:rPr>
        <w:t>some 12</w:t>
      </w:r>
    </w:p>
    <w:p w14:paraId="19E32892" w14:textId="77777777" w:rsidR="0071635F" w:rsidRPr="00B863A0" w:rsidRDefault="0071635F" w:rsidP="00D6140A">
      <w:pPr>
        <w:rPr>
          <w:rFonts w:asciiTheme="minorHAnsi" w:hAnsiTheme="minorHAnsi" w:cstheme="minorHAnsi"/>
          <w:color w:val="A01300"/>
          <w:sz w:val="22"/>
          <w:szCs w:val="22"/>
          <w:shd w:val="clear" w:color="auto" w:fill="FFFFFF"/>
          <w:lang w:val="en-GB"/>
        </w:rPr>
      </w:pPr>
    </w:p>
    <w:p w14:paraId="3A983A43" w14:textId="6AA82170" w:rsidR="00D6140A" w:rsidRPr="00B863A0" w:rsidRDefault="00D6140A" w:rsidP="00D6140A">
      <w:pPr>
        <w:rPr>
          <w:rFonts w:asciiTheme="minorHAnsi" w:hAnsiTheme="minorHAnsi" w:cstheme="minorHAnsi"/>
          <w:color w:val="A01300"/>
          <w:sz w:val="22"/>
          <w:szCs w:val="22"/>
          <w:lang w:val="en-GB"/>
        </w:rPr>
      </w:pPr>
      <w:r w:rsidRPr="00B863A0">
        <w:rPr>
          <w:rFonts w:asciiTheme="minorHAnsi" w:hAnsiTheme="minorHAnsi" w:cstheme="minorHAnsi"/>
          <w:sz w:val="22"/>
          <w:szCs w:val="22"/>
          <w:lang w:val="en-GB"/>
        </w:rPr>
        <w:t xml:space="preserve">Now click the ‘Plot’ button on the bottom to open a new window, showing the same regional plot with additional information. Try zooming, scrolling and clicking </w:t>
      </w:r>
      <w:r w:rsidR="006447D9">
        <w:rPr>
          <w:rFonts w:asciiTheme="minorHAnsi" w:hAnsiTheme="minorHAnsi" w:cstheme="minorHAnsi"/>
          <w:sz w:val="22"/>
          <w:szCs w:val="22"/>
          <w:lang w:val="en-GB"/>
        </w:rPr>
        <w:t>around</w:t>
      </w:r>
      <w:r w:rsidRPr="00B863A0">
        <w:rPr>
          <w:rFonts w:asciiTheme="minorHAnsi" w:hAnsiTheme="minorHAnsi" w:cstheme="minorHAnsi"/>
          <w:sz w:val="22"/>
          <w:szCs w:val="22"/>
          <w:lang w:val="en-GB"/>
        </w:rPr>
        <w:t xml:space="preserve"> to see what happens.</w:t>
      </w:r>
    </w:p>
    <w:p w14:paraId="7CFFF247" w14:textId="1F453098" w:rsidR="00D6140A" w:rsidRPr="00B863A0" w:rsidRDefault="00DA2453" w:rsidP="00DA2453">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Q</w:t>
      </w:r>
      <w:r w:rsidR="00204778" w:rsidRPr="00B863A0">
        <w:rPr>
          <w:rFonts w:asciiTheme="minorHAnsi" w:hAnsiTheme="minorHAnsi" w:cstheme="minorHAnsi"/>
          <w:i/>
          <w:sz w:val="22"/>
          <w:szCs w:val="22"/>
          <w:lang w:val="en-GB"/>
        </w:rPr>
        <w:t>9</w:t>
      </w:r>
      <w:r w:rsidRPr="00B863A0">
        <w:rPr>
          <w:rFonts w:asciiTheme="minorHAnsi" w:hAnsiTheme="minorHAnsi" w:cstheme="minorHAnsi"/>
          <w:i/>
          <w:sz w:val="22"/>
          <w:szCs w:val="22"/>
          <w:lang w:val="en-GB"/>
        </w:rPr>
        <w:t xml:space="preserve">: </w:t>
      </w:r>
      <w:r w:rsidR="00D6140A" w:rsidRPr="00B863A0">
        <w:rPr>
          <w:rFonts w:asciiTheme="minorHAnsi" w:hAnsiTheme="minorHAnsi" w:cstheme="minorHAnsi"/>
          <w:i/>
          <w:sz w:val="22"/>
          <w:szCs w:val="22"/>
          <w:lang w:val="en-GB"/>
        </w:rPr>
        <w:t xml:space="preserve">What </w:t>
      </w:r>
      <w:proofErr w:type="gramStart"/>
      <w:r w:rsidR="00D6140A" w:rsidRPr="00B863A0">
        <w:rPr>
          <w:rFonts w:asciiTheme="minorHAnsi" w:hAnsiTheme="minorHAnsi" w:cstheme="minorHAnsi"/>
          <w:i/>
          <w:sz w:val="22"/>
          <w:szCs w:val="22"/>
          <w:lang w:val="en-GB"/>
        </w:rPr>
        <w:t>is</w:t>
      </w:r>
      <w:proofErr w:type="gramEnd"/>
      <w:r w:rsidR="00D6140A" w:rsidRPr="00B863A0">
        <w:rPr>
          <w:rFonts w:asciiTheme="minorHAnsi" w:hAnsiTheme="minorHAnsi" w:cstheme="minorHAnsi"/>
          <w:i/>
          <w:sz w:val="22"/>
          <w:szCs w:val="22"/>
          <w:lang w:val="en-GB"/>
        </w:rPr>
        <w:t xml:space="preserve"> the nearest</w:t>
      </w:r>
      <w:r w:rsidR="0071635F" w:rsidRPr="00B863A0">
        <w:rPr>
          <w:rFonts w:asciiTheme="minorHAnsi" w:hAnsiTheme="minorHAnsi" w:cstheme="minorHAnsi"/>
          <w:i/>
          <w:sz w:val="22"/>
          <w:szCs w:val="22"/>
          <w:lang w:val="en-GB"/>
        </w:rPr>
        <w:t xml:space="preserve"> mapped</w:t>
      </w:r>
      <w:r w:rsidR="00D6140A" w:rsidRPr="00B863A0">
        <w:rPr>
          <w:rFonts w:asciiTheme="minorHAnsi" w:hAnsiTheme="minorHAnsi" w:cstheme="minorHAnsi"/>
          <w:i/>
          <w:sz w:val="22"/>
          <w:szCs w:val="22"/>
          <w:lang w:val="en-GB"/>
        </w:rPr>
        <w:t xml:space="preserve"> gene to the lead SNP?</w:t>
      </w:r>
      <w:r w:rsidR="003C1679">
        <w:rPr>
          <w:rFonts w:asciiTheme="minorHAnsi" w:hAnsiTheme="minorHAnsi" w:cstheme="minorHAnsi"/>
          <w:i/>
          <w:sz w:val="22"/>
          <w:szCs w:val="22"/>
          <w:lang w:val="en-GB"/>
        </w:rPr>
        <w:t xml:space="preserve"> [</w:t>
      </w:r>
      <w:r w:rsidR="003C1679" w:rsidRPr="003C1679">
        <w:rPr>
          <w:rFonts w:asciiTheme="minorHAnsi" w:hAnsiTheme="minorHAnsi" w:cstheme="minorHAnsi"/>
          <w:b/>
          <w:i/>
          <w:sz w:val="22"/>
          <w:szCs w:val="22"/>
          <w:lang w:val="en-GB"/>
        </w:rPr>
        <w:t>Hint: Click on the lead SNP</w:t>
      </w:r>
      <w:r w:rsidR="003C1679">
        <w:rPr>
          <w:rFonts w:asciiTheme="minorHAnsi" w:hAnsiTheme="minorHAnsi" w:cstheme="minorHAnsi"/>
          <w:i/>
          <w:sz w:val="22"/>
          <w:szCs w:val="22"/>
          <w:lang w:val="en-GB"/>
        </w:rPr>
        <w:t>]</w:t>
      </w:r>
    </w:p>
    <w:p w14:paraId="410F605E" w14:textId="0E80D2B6" w:rsidR="00FB68B9" w:rsidRPr="00321B17" w:rsidRDefault="001957DE" w:rsidP="0071635F">
      <w:pPr>
        <w:pStyle w:val="ListParagraph"/>
        <w:spacing w:line="276" w:lineRule="auto"/>
        <w:jc w:val="both"/>
        <w:rPr>
          <w:rFonts w:asciiTheme="minorHAnsi" w:hAnsiTheme="minorHAnsi" w:cstheme="minorHAnsi"/>
          <w:i/>
          <w:color w:val="ED7D31" w:themeColor="accent2"/>
          <w:sz w:val="22"/>
          <w:szCs w:val="22"/>
          <w:lang w:val="en-GB"/>
        </w:rPr>
      </w:pPr>
      <w:r w:rsidRPr="00321B17">
        <w:rPr>
          <w:rFonts w:asciiTheme="minorHAnsi" w:hAnsiTheme="minorHAnsi" w:cstheme="minorHAnsi"/>
          <w:i/>
          <w:color w:val="ED7D31" w:themeColor="accent2"/>
          <w:sz w:val="22"/>
          <w:szCs w:val="22"/>
          <w:lang w:val="en-GB"/>
        </w:rPr>
        <w:t>ITIH1</w:t>
      </w:r>
    </w:p>
    <w:p w14:paraId="00C16199" w14:textId="6C8617D4" w:rsidR="00FB68B9" w:rsidRPr="00C875AC" w:rsidRDefault="00C875AC" w:rsidP="0071635F">
      <w:pPr>
        <w:pStyle w:val="ListParagraph"/>
        <w:spacing w:line="276" w:lineRule="auto"/>
        <w:jc w:val="both"/>
        <w:rPr>
          <w:rFonts w:asciiTheme="minorHAnsi" w:hAnsiTheme="minorHAnsi" w:cstheme="minorHAnsi"/>
          <w:color w:val="7030A0"/>
          <w:sz w:val="22"/>
          <w:szCs w:val="22"/>
          <w:lang w:val="en-GB"/>
        </w:rPr>
      </w:pPr>
      <w:r w:rsidRPr="00C875AC">
        <w:rPr>
          <w:rFonts w:asciiTheme="minorHAnsi" w:hAnsiTheme="minorHAnsi" w:cstheme="minorHAnsi"/>
          <w:color w:val="7030A0"/>
          <w:sz w:val="22"/>
          <w:szCs w:val="22"/>
          <w:lang w:val="en-GB"/>
        </w:rPr>
        <w:t>APP</w:t>
      </w:r>
    </w:p>
    <w:p w14:paraId="01FE9B1D" w14:textId="57FA86BA" w:rsidR="0071635F" w:rsidRPr="00321B17" w:rsidRDefault="0071635F" w:rsidP="0071635F">
      <w:pPr>
        <w:pStyle w:val="ListParagraph"/>
        <w:spacing w:line="276" w:lineRule="auto"/>
        <w:jc w:val="both"/>
        <w:rPr>
          <w:rFonts w:asciiTheme="minorHAnsi" w:hAnsiTheme="minorHAnsi" w:cstheme="minorHAnsi"/>
          <w:i/>
          <w:color w:val="A01300"/>
          <w:sz w:val="22"/>
          <w:szCs w:val="22"/>
          <w:lang w:val="en-GB"/>
        </w:rPr>
      </w:pPr>
      <w:r w:rsidRPr="00321B17">
        <w:rPr>
          <w:rFonts w:asciiTheme="minorHAnsi" w:hAnsiTheme="minorHAnsi" w:cstheme="minorHAnsi"/>
          <w:i/>
          <w:color w:val="A01300"/>
          <w:sz w:val="22"/>
          <w:szCs w:val="22"/>
          <w:lang w:val="en-GB"/>
        </w:rPr>
        <w:t>GID4</w:t>
      </w:r>
    </w:p>
    <w:p w14:paraId="1F914AD4" w14:textId="77777777" w:rsidR="0071635F" w:rsidRPr="00321B17" w:rsidRDefault="0071635F" w:rsidP="0071635F">
      <w:pPr>
        <w:pStyle w:val="ListParagraph"/>
        <w:spacing w:line="276" w:lineRule="auto"/>
        <w:jc w:val="both"/>
        <w:rPr>
          <w:rFonts w:asciiTheme="minorHAnsi" w:hAnsiTheme="minorHAnsi" w:cstheme="minorHAnsi"/>
          <w:i/>
          <w:color w:val="01A531"/>
          <w:sz w:val="22"/>
          <w:szCs w:val="22"/>
          <w:lang w:val="en-GB"/>
        </w:rPr>
      </w:pPr>
      <w:r w:rsidRPr="00321B17">
        <w:rPr>
          <w:rFonts w:asciiTheme="minorHAnsi" w:hAnsiTheme="minorHAnsi" w:cstheme="minorHAnsi"/>
          <w:i/>
          <w:color w:val="01A531"/>
          <w:sz w:val="22"/>
          <w:szCs w:val="22"/>
          <w:lang w:val="en-GB"/>
        </w:rPr>
        <w:t>MYO1H</w:t>
      </w:r>
    </w:p>
    <w:p w14:paraId="0FB33991" w14:textId="77777777" w:rsidR="00991639" w:rsidRDefault="00991639" w:rsidP="00991639">
      <w:pPr>
        <w:spacing w:line="276" w:lineRule="auto"/>
        <w:jc w:val="both"/>
        <w:rPr>
          <w:rFonts w:asciiTheme="minorHAnsi" w:hAnsiTheme="minorHAnsi" w:cstheme="minorHAnsi"/>
          <w:sz w:val="22"/>
          <w:szCs w:val="22"/>
          <w:lang w:val="en-GB"/>
        </w:rPr>
      </w:pPr>
    </w:p>
    <w:p w14:paraId="23F06FB3" w14:textId="742A23FB" w:rsidR="0071635F" w:rsidRPr="00991639" w:rsidRDefault="00D6140A" w:rsidP="00991639">
      <w:pPr>
        <w:spacing w:line="276" w:lineRule="auto"/>
        <w:jc w:val="both"/>
        <w:rPr>
          <w:rFonts w:asciiTheme="minorHAnsi" w:hAnsiTheme="minorHAnsi" w:cstheme="minorHAnsi"/>
          <w:sz w:val="22"/>
          <w:szCs w:val="22"/>
          <w:lang w:val="en-GB"/>
        </w:rPr>
      </w:pPr>
      <w:r w:rsidRPr="00991639">
        <w:rPr>
          <w:rFonts w:asciiTheme="minorHAnsi" w:hAnsiTheme="minorHAnsi" w:cstheme="minorHAnsi"/>
          <w:sz w:val="22"/>
          <w:szCs w:val="22"/>
          <w:lang w:val="en-GB"/>
        </w:rPr>
        <w:t xml:space="preserve">The plot below shows the CADD score. Since GWAS often identifies many SNPs, we need a criterion to prioritize which ones to study further. </w:t>
      </w:r>
    </w:p>
    <w:p w14:paraId="59F9F7D9" w14:textId="1E1BDB2D" w:rsidR="00D6140A" w:rsidRPr="00B863A0" w:rsidRDefault="00A62BAA" w:rsidP="0071635F">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Q1</w:t>
      </w:r>
      <w:r w:rsidR="00A30DB5" w:rsidRPr="00B863A0">
        <w:rPr>
          <w:rFonts w:asciiTheme="minorHAnsi" w:hAnsiTheme="minorHAnsi" w:cstheme="minorHAnsi"/>
          <w:i/>
          <w:sz w:val="22"/>
          <w:szCs w:val="22"/>
          <w:lang w:val="en-GB"/>
        </w:rPr>
        <w:t>0</w:t>
      </w:r>
      <w:r w:rsidRPr="00B863A0">
        <w:rPr>
          <w:rFonts w:asciiTheme="minorHAnsi" w:hAnsiTheme="minorHAnsi" w:cstheme="minorHAnsi"/>
          <w:i/>
          <w:sz w:val="22"/>
          <w:szCs w:val="22"/>
          <w:lang w:val="en-GB"/>
        </w:rPr>
        <w:t xml:space="preserve">: </w:t>
      </w:r>
      <w:r w:rsidR="00D6140A" w:rsidRPr="00B863A0">
        <w:rPr>
          <w:rFonts w:asciiTheme="minorHAnsi" w:hAnsiTheme="minorHAnsi" w:cstheme="minorHAnsi"/>
          <w:i/>
          <w:sz w:val="22"/>
          <w:szCs w:val="22"/>
          <w:lang w:val="en-GB"/>
        </w:rPr>
        <w:t>Why is the CADD score helpful for this? Which SNP has the highest CADD score in this locus? Is this below or above the threshold mentioned in Watanabe et al. (2017)?</w:t>
      </w:r>
    </w:p>
    <w:p w14:paraId="65A62728" w14:textId="13B97955" w:rsidR="00A62BAA" w:rsidRPr="00D06F3E" w:rsidRDefault="00A62BAA" w:rsidP="00A62BAA">
      <w:pPr>
        <w:pStyle w:val="ListParagraph"/>
        <w:spacing w:line="276" w:lineRule="auto"/>
        <w:jc w:val="both"/>
        <w:rPr>
          <w:rStyle w:val="Hyperlink"/>
          <w:rFonts w:ascii="Calibri" w:hAnsi="Calibri" w:cs="Calibri"/>
          <w:color w:val="FF0000"/>
          <w:sz w:val="22"/>
          <w:szCs w:val="22"/>
          <w:u w:val="none"/>
          <w:lang w:val="en-GB"/>
        </w:rPr>
      </w:pPr>
      <w:r w:rsidRPr="00D06F3E">
        <w:rPr>
          <w:rFonts w:ascii="Calibri" w:hAnsi="Calibri" w:cs="Calibri"/>
          <w:color w:val="FF0000"/>
          <w:sz w:val="22"/>
          <w:szCs w:val="22"/>
          <w:lang w:val="en-GB"/>
        </w:rPr>
        <w:t xml:space="preserve">CADD stands for ‘Combined Annotation Dependent Depletion’. The CADD score is a measure of the deleteriousness of a variant. Read more here: </w:t>
      </w:r>
      <w:hyperlink r:id="rId19" w:history="1">
        <w:r w:rsidRPr="00D06F3E">
          <w:rPr>
            <w:rStyle w:val="Hyperlink"/>
            <w:rFonts w:ascii="Calibri" w:hAnsi="Calibri" w:cs="Calibri"/>
            <w:color w:val="FF0000"/>
            <w:sz w:val="22"/>
            <w:szCs w:val="22"/>
            <w:lang w:val="en-GB"/>
          </w:rPr>
          <w:t>https://cadd.gs.washington.edu/</w:t>
        </w:r>
      </w:hyperlink>
      <w:r w:rsidR="00592997" w:rsidRPr="00D06F3E">
        <w:rPr>
          <w:rStyle w:val="Hyperlink"/>
          <w:rFonts w:ascii="Calibri" w:hAnsi="Calibri" w:cs="Calibri"/>
          <w:color w:val="FF0000"/>
          <w:sz w:val="22"/>
          <w:szCs w:val="22"/>
          <w:lang w:val="en-GB"/>
        </w:rPr>
        <w:t xml:space="preserve">. </w:t>
      </w:r>
      <w:r w:rsidR="00592997" w:rsidRPr="00D06F3E">
        <w:rPr>
          <w:rStyle w:val="Hyperlink"/>
          <w:rFonts w:ascii="Calibri" w:hAnsi="Calibri" w:cs="Calibri"/>
          <w:color w:val="FF0000"/>
          <w:sz w:val="22"/>
          <w:szCs w:val="22"/>
          <w:u w:val="none"/>
          <w:lang w:val="en-GB"/>
        </w:rPr>
        <w:t xml:space="preserve">The threshold in </w:t>
      </w:r>
      <w:r w:rsidR="00592997" w:rsidRPr="00D06F3E">
        <w:rPr>
          <w:rFonts w:asciiTheme="minorHAnsi" w:hAnsiTheme="minorHAnsi" w:cstheme="minorHAnsi"/>
          <w:i/>
          <w:color w:val="FF0000"/>
          <w:sz w:val="22"/>
          <w:szCs w:val="22"/>
          <w:lang w:val="en-GB"/>
        </w:rPr>
        <w:t>Watanabe et al. (2017) is 12.37</w:t>
      </w:r>
      <w:r w:rsidR="00CB2E29" w:rsidRPr="00D06F3E">
        <w:rPr>
          <w:rFonts w:asciiTheme="minorHAnsi" w:hAnsiTheme="minorHAnsi" w:cstheme="minorHAnsi"/>
          <w:i/>
          <w:color w:val="FF0000"/>
          <w:sz w:val="22"/>
          <w:szCs w:val="22"/>
          <w:lang w:val="en-GB"/>
        </w:rPr>
        <w:t>.</w:t>
      </w:r>
    </w:p>
    <w:p w14:paraId="60116726" w14:textId="77777777" w:rsidR="00C93FC0" w:rsidRDefault="00C93FC0" w:rsidP="00A62BAA">
      <w:pPr>
        <w:pStyle w:val="ListParagraph"/>
        <w:spacing w:line="276" w:lineRule="auto"/>
        <w:jc w:val="both"/>
        <w:rPr>
          <w:rFonts w:ascii="Calibri" w:hAnsi="Calibri" w:cs="Calibri"/>
          <w:color w:val="ED7D31" w:themeColor="accent2"/>
          <w:sz w:val="22"/>
          <w:szCs w:val="22"/>
          <w:lang w:val="en-GB"/>
        </w:rPr>
      </w:pPr>
    </w:p>
    <w:p w14:paraId="1F962BE2" w14:textId="67E1E4BF" w:rsidR="00592997" w:rsidRPr="00592997" w:rsidRDefault="00592997" w:rsidP="00A62BAA">
      <w:pPr>
        <w:pStyle w:val="ListParagraph"/>
        <w:spacing w:line="276" w:lineRule="auto"/>
        <w:jc w:val="both"/>
        <w:rPr>
          <w:rFonts w:ascii="Calibri" w:hAnsi="Calibri" w:cs="Calibri"/>
          <w:color w:val="ED7D31" w:themeColor="accent2"/>
          <w:sz w:val="22"/>
          <w:szCs w:val="22"/>
          <w:lang w:val="en-GB"/>
        </w:rPr>
      </w:pPr>
      <w:r w:rsidRPr="00592997">
        <w:rPr>
          <w:rFonts w:ascii="Calibri" w:hAnsi="Calibri" w:cs="Calibri"/>
          <w:color w:val="ED7D31" w:themeColor="accent2"/>
          <w:sz w:val="22"/>
          <w:szCs w:val="22"/>
          <w:lang w:val="en-GB"/>
        </w:rPr>
        <w:t>ANX:</w:t>
      </w:r>
      <w:r>
        <w:rPr>
          <w:rFonts w:ascii="Calibri" w:hAnsi="Calibri" w:cs="Calibri"/>
          <w:color w:val="ED7D31" w:themeColor="accent2"/>
          <w:sz w:val="22"/>
          <w:szCs w:val="22"/>
          <w:lang w:val="en-GB"/>
        </w:rPr>
        <w:t xml:space="preserve"> </w:t>
      </w:r>
      <w:r w:rsidRPr="00592997">
        <w:rPr>
          <w:rFonts w:ascii="Calibri" w:hAnsi="Calibri" w:cs="Calibri"/>
          <w:color w:val="ED7D31" w:themeColor="accent2"/>
          <w:sz w:val="22"/>
          <w:szCs w:val="22"/>
          <w:lang w:val="en-GB"/>
        </w:rPr>
        <w:t>rs678</w:t>
      </w:r>
      <w:r w:rsidRPr="00592997">
        <w:t xml:space="preserve"> </w:t>
      </w:r>
      <w:r w:rsidRPr="00592997">
        <w:rPr>
          <w:rFonts w:ascii="Calibri" w:hAnsi="Calibri" w:cs="Calibri"/>
          <w:color w:val="ED7D31" w:themeColor="accent2"/>
          <w:sz w:val="22"/>
          <w:szCs w:val="22"/>
          <w:lang w:val="en-GB"/>
        </w:rPr>
        <w:t>has the highest CADD score (</w:t>
      </w:r>
      <w:r>
        <w:rPr>
          <w:rFonts w:ascii="Calibri" w:hAnsi="Calibri" w:cs="Calibri"/>
          <w:color w:val="ED7D31" w:themeColor="accent2"/>
          <w:sz w:val="22"/>
          <w:szCs w:val="22"/>
          <w:lang w:val="en-GB"/>
        </w:rPr>
        <w:t>25.1</w:t>
      </w:r>
      <w:r w:rsidRPr="00592997">
        <w:rPr>
          <w:rFonts w:ascii="Calibri" w:hAnsi="Calibri" w:cs="Calibri"/>
          <w:color w:val="ED7D31" w:themeColor="accent2"/>
          <w:sz w:val="22"/>
          <w:szCs w:val="22"/>
          <w:lang w:val="en-GB"/>
        </w:rPr>
        <w:t>), exceeding the threshold of 12.37.</w:t>
      </w:r>
    </w:p>
    <w:p w14:paraId="382034B8" w14:textId="7D7E1B63" w:rsidR="00592997" w:rsidRPr="00C875AC" w:rsidRDefault="00C875AC" w:rsidP="00A62BAA">
      <w:pPr>
        <w:pStyle w:val="ListParagraph"/>
        <w:spacing w:line="276" w:lineRule="auto"/>
        <w:jc w:val="both"/>
        <w:rPr>
          <w:rFonts w:ascii="Calibri" w:hAnsi="Calibri" w:cs="Calibri"/>
          <w:color w:val="7030A0"/>
          <w:sz w:val="22"/>
          <w:szCs w:val="22"/>
          <w:lang w:val="en-GB"/>
        </w:rPr>
      </w:pPr>
      <w:r w:rsidRPr="00C875AC">
        <w:rPr>
          <w:rFonts w:ascii="Calibri" w:hAnsi="Calibri" w:cs="Calibri"/>
          <w:color w:val="7030A0"/>
          <w:sz w:val="22"/>
          <w:szCs w:val="22"/>
          <w:lang w:val="en-GB"/>
        </w:rPr>
        <w:t>ALZ:</w:t>
      </w:r>
      <w:r>
        <w:rPr>
          <w:rFonts w:ascii="Calibri" w:hAnsi="Calibri" w:cs="Calibri"/>
          <w:color w:val="7030A0"/>
          <w:sz w:val="22"/>
          <w:szCs w:val="22"/>
          <w:lang w:val="en-GB"/>
        </w:rPr>
        <w:t xml:space="preserve"> </w:t>
      </w:r>
      <w:r w:rsidRPr="00C875AC">
        <w:rPr>
          <w:rFonts w:ascii="Calibri" w:hAnsi="Calibri" w:cs="Calibri"/>
          <w:color w:val="7030A0"/>
          <w:sz w:val="22"/>
          <w:szCs w:val="22"/>
          <w:lang w:val="en-GB"/>
        </w:rPr>
        <w:t>rs914127 has the highest CADD score (20.2), exceeding the threshold of 12.37</w:t>
      </w:r>
    </w:p>
    <w:p w14:paraId="323915E1" w14:textId="77777777" w:rsidR="00A62BAA" w:rsidRPr="001957DE" w:rsidRDefault="00A62BAA" w:rsidP="00A62BAA">
      <w:pPr>
        <w:pStyle w:val="ListParagraph"/>
        <w:spacing w:line="276" w:lineRule="auto"/>
        <w:jc w:val="both"/>
        <w:rPr>
          <w:rFonts w:ascii="Calibri" w:hAnsi="Calibri" w:cs="Calibri"/>
          <w:color w:val="A01300"/>
          <w:sz w:val="22"/>
          <w:szCs w:val="22"/>
          <w:lang w:val="en-GB"/>
        </w:rPr>
      </w:pPr>
      <w:r w:rsidRPr="001957DE">
        <w:rPr>
          <w:rFonts w:ascii="Calibri" w:hAnsi="Calibri" w:cs="Calibri"/>
          <w:color w:val="A01300"/>
          <w:sz w:val="22"/>
          <w:szCs w:val="22"/>
          <w:lang w:val="en-GB"/>
        </w:rPr>
        <w:t>SCZ: rs4584886 has the highest CADD score (33), exceeding the threshold of 12.37.</w:t>
      </w:r>
    </w:p>
    <w:p w14:paraId="5309253D" w14:textId="77777777" w:rsidR="00A62BAA" w:rsidRPr="001957DE" w:rsidRDefault="00A62BAA" w:rsidP="00A62BAA">
      <w:pPr>
        <w:pStyle w:val="ListParagraph"/>
        <w:spacing w:line="276" w:lineRule="auto"/>
        <w:jc w:val="both"/>
        <w:rPr>
          <w:rFonts w:ascii="Calibri" w:hAnsi="Calibri" w:cs="Calibri"/>
          <w:color w:val="A01300"/>
          <w:sz w:val="22"/>
          <w:szCs w:val="22"/>
          <w:lang w:val="en-GB"/>
        </w:rPr>
      </w:pPr>
      <w:r w:rsidRPr="001957DE">
        <w:rPr>
          <w:rFonts w:ascii="Calibri" w:hAnsi="Calibri" w:cs="Calibri"/>
          <w:color w:val="01A531"/>
          <w:sz w:val="22"/>
          <w:szCs w:val="22"/>
          <w:lang w:val="en-GB"/>
        </w:rPr>
        <w:t>NEU</w:t>
      </w:r>
      <w:r w:rsidRPr="001957DE">
        <w:rPr>
          <w:rFonts w:ascii="Calibri" w:hAnsi="Calibri" w:cs="Calibri"/>
          <w:color w:val="00B050"/>
          <w:sz w:val="22"/>
          <w:szCs w:val="22"/>
          <w:lang w:val="en-GB"/>
        </w:rPr>
        <w:t xml:space="preserve">: rs7298565 </w:t>
      </w:r>
      <w:r w:rsidRPr="001957DE">
        <w:rPr>
          <w:rFonts w:ascii="Calibri" w:hAnsi="Calibri" w:cs="Calibri"/>
          <w:color w:val="01A531"/>
          <w:sz w:val="22"/>
          <w:szCs w:val="22"/>
          <w:lang w:val="en-GB"/>
        </w:rPr>
        <w:t>has the highest CADD score (22.7), exceeding the threshold of 12.37.</w:t>
      </w:r>
    </w:p>
    <w:p w14:paraId="3D56B09E" w14:textId="77777777" w:rsidR="00991639" w:rsidRDefault="00991639" w:rsidP="00DA2453">
      <w:pPr>
        <w:pStyle w:val="ListParagraph"/>
        <w:spacing w:line="276" w:lineRule="auto"/>
        <w:jc w:val="both"/>
        <w:rPr>
          <w:rFonts w:asciiTheme="minorHAnsi" w:hAnsiTheme="minorHAnsi" w:cstheme="minorHAnsi"/>
          <w:i/>
          <w:sz w:val="22"/>
          <w:szCs w:val="22"/>
          <w:lang w:val="en-GB"/>
        </w:rPr>
      </w:pPr>
    </w:p>
    <w:p w14:paraId="20E68076" w14:textId="7B9ACEC0" w:rsidR="00D6140A" w:rsidRPr="00B863A0" w:rsidRDefault="00DA2453" w:rsidP="00DA2453">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Q1</w:t>
      </w:r>
      <w:r w:rsidR="00A30DB5" w:rsidRPr="00B863A0">
        <w:rPr>
          <w:rFonts w:asciiTheme="minorHAnsi" w:hAnsiTheme="minorHAnsi" w:cstheme="minorHAnsi"/>
          <w:i/>
          <w:sz w:val="22"/>
          <w:szCs w:val="22"/>
          <w:lang w:val="en-GB"/>
        </w:rPr>
        <w:t>1</w:t>
      </w:r>
      <w:r w:rsidRPr="00B863A0">
        <w:rPr>
          <w:rFonts w:asciiTheme="minorHAnsi" w:hAnsiTheme="minorHAnsi" w:cstheme="minorHAnsi"/>
          <w:i/>
          <w:sz w:val="22"/>
          <w:szCs w:val="22"/>
          <w:lang w:val="en-GB"/>
        </w:rPr>
        <w:t xml:space="preserve">: </w:t>
      </w:r>
      <w:r w:rsidR="00D6140A" w:rsidRPr="00B863A0">
        <w:rPr>
          <w:rFonts w:asciiTheme="minorHAnsi" w:hAnsiTheme="minorHAnsi" w:cstheme="minorHAnsi"/>
          <w:i/>
          <w:sz w:val="22"/>
          <w:szCs w:val="22"/>
          <w:lang w:val="en-GB"/>
        </w:rPr>
        <w:t>Was the SNP with the highest CADD score genome-wide significant?</w:t>
      </w:r>
      <w:r w:rsidR="006F513B">
        <w:rPr>
          <w:rFonts w:asciiTheme="minorHAnsi" w:hAnsiTheme="minorHAnsi" w:cstheme="minorHAnsi"/>
          <w:i/>
          <w:sz w:val="22"/>
          <w:szCs w:val="22"/>
          <w:lang w:val="en-GB"/>
        </w:rPr>
        <w:t xml:space="preserve"> Which gene was it in?</w:t>
      </w:r>
    </w:p>
    <w:p w14:paraId="55F37C66" w14:textId="3D0E637B" w:rsidR="00CD7A7A" w:rsidRPr="00CD7A7A" w:rsidRDefault="00CD7A7A" w:rsidP="00A62BAA">
      <w:pPr>
        <w:pStyle w:val="ListParagraph"/>
        <w:spacing w:line="276" w:lineRule="auto"/>
        <w:jc w:val="both"/>
        <w:rPr>
          <w:rFonts w:asciiTheme="minorHAnsi" w:hAnsiTheme="minorHAnsi" w:cstheme="minorHAnsi"/>
          <w:color w:val="ED7D31" w:themeColor="accent2"/>
          <w:sz w:val="22"/>
          <w:szCs w:val="22"/>
          <w:lang w:val="en-GB"/>
        </w:rPr>
      </w:pPr>
      <w:r>
        <w:rPr>
          <w:rFonts w:asciiTheme="minorHAnsi" w:hAnsiTheme="minorHAnsi" w:cstheme="minorHAnsi"/>
          <w:color w:val="ED7D31" w:themeColor="accent2"/>
          <w:sz w:val="22"/>
          <w:szCs w:val="22"/>
          <w:lang w:val="en-GB"/>
        </w:rPr>
        <w:t>No, P=8.68e-6</w:t>
      </w:r>
      <w:r w:rsidR="0009473F">
        <w:rPr>
          <w:rFonts w:asciiTheme="minorHAnsi" w:hAnsiTheme="minorHAnsi" w:cstheme="minorHAnsi"/>
          <w:color w:val="ED7D31" w:themeColor="accent2"/>
          <w:sz w:val="22"/>
          <w:szCs w:val="22"/>
          <w:lang w:val="en-GB"/>
        </w:rPr>
        <w:t xml:space="preserve">. </w:t>
      </w:r>
      <w:r w:rsidR="006F513B" w:rsidRPr="006F513B">
        <w:rPr>
          <w:rFonts w:asciiTheme="minorHAnsi" w:hAnsiTheme="minorHAnsi" w:cstheme="minorHAnsi"/>
          <w:i/>
          <w:color w:val="ED7D31" w:themeColor="accent2"/>
          <w:sz w:val="22"/>
          <w:szCs w:val="22"/>
          <w:lang w:val="en-GB"/>
        </w:rPr>
        <w:t>ITIH1</w:t>
      </w:r>
      <w:r w:rsidR="006F513B">
        <w:rPr>
          <w:rFonts w:asciiTheme="minorHAnsi" w:hAnsiTheme="minorHAnsi" w:cstheme="minorHAnsi"/>
          <w:i/>
          <w:color w:val="ED7D31" w:themeColor="accent2"/>
          <w:sz w:val="22"/>
          <w:szCs w:val="22"/>
          <w:lang w:val="en-GB"/>
        </w:rPr>
        <w:t>.</w:t>
      </w:r>
    </w:p>
    <w:p w14:paraId="65064F08" w14:textId="1694EC40" w:rsidR="00CD7A7A" w:rsidRPr="00C875AC" w:rsidRDefault="00894DF1" w:rsidP="00A62BAA">
      <w:pPr>
        <w:pStyle w:val="ListParagraph"/>
        <w:spacing w:line="276" w:lineRule="auto"/>
        <w:jc w:val="both"/>
        <w:rPr>
          <w:rFonts w:asciiTheme="minorHAnsi" w:hAnsiTheme="minorHAnsi" w:cstheme="minorHAnsi"/>
          <w:color w:val="7030A0"/>
          <w:sz w:val="22"/>
          <w:szCs w:val="22"/>
          <w:lang w:val="en-GB"/>
        </w:rPr>
      </w:pPr>
      <w:r>
        <w:rPr>
          <w:rFonts w:asciiTheme="minorHAnsi" w:hAnsiTheme="minorHAnsi" w:cstheme="minorHAnsi"/>
          <w:color w:val="7030A0"/>
          <w:sz w:val="22"/>
          <w:szCs w:val="22"/>
          <w:lang w:val="en-GB"/>
        </w:rPr>
        <w:t>No</w:t>
      </w:r>
      <w:r w:rsidR="00C875AC" w:rsidRPr="00C875AC">
        <w:rPr>
          <w:rFonts w:asciiTheme="minorHAnsi" w:hAnsiTheme="minorHAnsi" w:cstheme="minorHAnsi"/>
          <w:color w:val="7030A0"/>
          <w:sz w:val="22"/>
          <w:szCs w:val="22"/>
          <w:lang w:val="en-GB"/>
        </w:rPr>
        <w:t>, P=</w:t>
      </w:r>
      <w:r w:rsidR="00C875AC" w:rsidRPr="00C875AC">
        <w:rPr>
          <w:color w:val="7030A0"/>
        </w:rPr>
        <w:t xml:space="preserve"> </w:t>
      </w:r>
      <w:r w:rsidR="00C875AC" w:rsidRPr="00C875AC">
        <w:rPr>
          <w:rFonts w:asciiTheme="minorHAnsi" w:hAnsiTheme="minorHAnsi" w:cstheme="minorHAnsi"/>
          <w:color w:val="7030A0"/>
          <w:sz w:val="22"/>
          <w:szCs w:val="22"/>
          <w:lang w:val="en-GB"/>
        </w:rPr>
        <w:t>9.481e-8</w:t>
      </w:r>
      <w:r w:rsidR="0009473F">
        <w:rPr>
          <w:rFonts w:asciiTheme="minorHAnsi" w:hAnsiTheme="minorHAnsi" w:cstheme="minorHAnsi"/>
          <w:color w:val="7030A0"/>
          <w:sz w:val="22"/>
          <w:szCs w:val="22"/>
          <w:lang w:val="en-GB"/>
        </w:rPr>
        <w:t>. Intergenic</w:t>
      </w:r>
    </w:p>
    <w:p w14:paraId="45DAE68A" w14:textId="5AAD6904" w:rsidR="00A62BAA" w:rsidRPr="00CD7A7A" w:rsidRDefault="00A62BAA" w:rsidP="00A62BAA">
      <w:pPr>
        <w:pStyle w:val="ListParagraph"/>
        <w:spacing w:line="276" w:lineRule="auto"/>
        <w:jc w:val="both"/>
        <w:rPr>
          <w:rFonts w:asciiTheme="minorHAnsi" w:hAnsiTheme="minorHAnsi" w:cstheme="minorHAnsi"/>
          <w:color w:val="A01300"/>
          <w:sz w:val="22"/>
          <w:szCs w:val="22"/>
          <w:lang w:val="en-GB"/>
        </w:rPr>
      </w:pPr>
      <w:r w:rsidRPr="00CD7A7A">
        <w:rPr>
          <w:rFonts w:asciiTheme="minorHAnsi" w:hAnsiTheme="minorHAnsi" w:cstheme="minorHAnsi"/>
          <w:color w:val="A01300"/>
          <w:sz w:val="22"/>
          <w:szCs w:val="22"/>
          <w:lang w:val="en-GB"/>
        </w:rPr>
        <w:t xml:space="preserve">No, </w:t>
      </w:r>
      <w:r w:rsidRPr="00CD7A7A">
        <w:rPr>
          <w:rFonts w:asciiTheme="minorHAnsi" w:hAnsiTheme="minorHAnsi" w:cstheme="minorHAnsi"/>
          <w:i/>
          <w:color w:val="A01300"/>
          <w:sz w:val="22"/>
          <w:szCs w:val="22"/>
          <w:lang w:val="en-GB"/>
        </w:rPr>
        <w:t>P</w:t>
      </w:r>
      <w:r w:rsidRPr="00CD7A7A">
        <w:rPr>
          <w:rFonts w:asciiTheme="minorHAnsi" w:hAnsiTheme="minorHAnsi" w:cstheme="minorHAnsi"/>
          <w:color w:val="A01300"/>
          <w:sz w:val="22"/>
          <w:szCs w:val="22"/>
          <w:lang w:val="en-GB"/>
        </w:rPr>
        <w:t xml:space="preserve"> = 1.601e-7</w:t>
      </w:r>
      <w:r w:rsidR="002E561F">
        <w:rPr>
          <w:rFonts w:asciiTheme="minorHAnsi" w:hAnsiTheme="minorHAnsi" w:cstheme="minorHAnsi"/>
          <w:color w:val="A01300"/>
          <w:sz w:val="22"/>
          <w:szCs w:val="22"/>
          <w:lang w:val="en-GB"/>
        </w:rPr>
        <w:t xml:space="preserve">. </w:t>
      </w:r>
      <w:r w:rsidR="002E561F" w:rsidRPr="002E561F">
        <w:rPr>
          <w:rFonts w:asciiTheme="minorHAnsi" w:hAnsiTheme="minorHAnsi" w:cstheme="minorHAnsi"/>
          <w:i/>
          <w:color w:val="A01300"/>
          <w:sz w:val="22"/>
          <w:szCs w:val="22"/>
          <w:lang w:val="en-GB"/>
        </w:rPr>
        <w:t>LRRC48</w:t>
      </w:r>
    </w:p>
    <w:p w14:paraId="79CB1465" w14:textId="3FDEAA85" w:rsidR="00A62BAA" w:rsidRPr="00CD7A7A" w:rsidRDefault="00A62BAA" w:rsidP="00A62BAA">
      <w:pPr>
        <w:pStyle w:val="ListParagraph"/>
        <w:spacing w:line="276" w:lineRule="auto"/>
        <w:jc w:val="both"/>
        <w:rPr>
          <w:rFonts w:asciiTheme="minorHAnsi" w:hAnsiTheme="minorHAnsi" w:cstheme="minorHAnsi"/>
          <w:color w:val="01A531"/>
          <w:sz w:val="22"/>
          <w:szCs w:val="22"/>
          <w:lang w:val="en-GB"/>
        </w:rPr>
      </w:pPr>
      <w:r w:rsidRPr="00CD7A7A">
        <w:rPr>
          <w:rFonts w:asciiTheme="minorHAnsi" w:hAnsiTheme="minorHAnsi" w:cstheme="minorHAnsi"/>
          <w:color w:val="01A531"/>
          <w:sz w:val="22"/>
          <w:szCs w:val="22"/>
          <w:lang w:val="en-GB"/>
        </w:rPr>
        <w:t xml:space="preserve">Yes, </w:t>
      </w:r>
      <w:r w:rsidRPr="00CD7A7A">
        <w:rPr>
          <w:rFonts w:asciiTheme="minorHAnsi" w:hAnsiTheme="minorHAnsi" w:cstheme="minorHAnsi"/>
          <w:i/>
          <w:color w:val="01A531"/>
          <w:sz w:val="22"/>
          <w:szCs w:val="22"/>
          <w:lang w:val="en-GB"/>
        </w:rPr>
        <w:t>P</w:t>
      </w:r>
      <w:r w:rsidRPr="00CD7A7A">
        <w:rPr>
          <w:rFonts w:asciiTheme="minorHAnsi" w:hAnsiTheme="minorHAnsi" w:cstheme="minorHAnsi"/>
          <w:color w:val="01A531"/>
          <w:sz w:val="22"/>
          <w:szCs w:val="22"/>
          <w:lang w:val="en-GB"/>
        </w:rPr>
        <w:t xml:space="preserve"> = 2.301e-9</w:t>
      </w:r>
      <w:r w:rsidR="007D71B0">
        <w:rPr>
          <w:rFonts w:asciiTheme="minorHAnsi" w:hAnsiTheme="minorHAnsi" w:cstheme="minorHAnsi"/>
          <w:color w:val="01A531"/>
          <w:sz w:val="22"/>
          <w:szCs w:val="22"/>
          <w:lang w:val="en-GB"/>
        </w:rPr>
        <w:t xml:space="preserve">. </w:t>
      </w:r>
      <w:r w:rsidR="007D71B0" w:rsidRPr="007D71B0">
        <w:rPr>
          <w:rFonts w:asciiTheme="minorHAnsi" w:hAnsiTheme="minorHAnsi" w:cstheme="minorHAnsi"/>
          <w:i/>
          <w:color w:val="01A531"/>
          <w:sz w:val="22"/>
          <w:szCs w:val="22"/>
          <w:lang w:val="en-GB"/>
        </w:rPr>
        <w:t>UBE3B</w:t>
      </w:r>
    </w:p>
    <w:p w14:paraId="5CEF2A9F" w14:textId="77777777" w:rsidR="00991639" w:rsidRDefault="00991639" w:rsidP="00DA2453">
      <w:pPr>
        <w:pStyle w:val="ListParagraph"/>
        <w:spacing w:line="276" w:lineRule="auto"/>
        <w:jc w:val="both"/>
        <w:rPr>
          <w:rFonts w:asciiTheme="minorHAnsi" w:hAnsiTheme="minorHAnsi" w:cstheme="minorHAnsi"/>
          <w:i/>
          <w:sz w:val="22"/>
          <w:szCs w:val="22"/>
          <w:lang w:val="en-GB"/>
        </w:rPr>
      </w:pPr>
    </w:p>
    <w:p w14:paraId="5C08F068" w14:textId="77777777" w:rsidR="00C875AC" w:rsidRDefault="00DA2453" w:rsidP="00DA2453">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Q1</w:t>
      </w:r>
      <w:r w:rsidR="00A30DB5" w:rsidRPr="00B863A0">
        <w:rPr>
          <w:rFonts w:asciiTheme="minorHAnsi" w:hAnsiTheme="minorHAnsi" w:cstheme="minorHAnsi"/>
          <w:i/>
          <w:sz w:val="22"/>
          <w:szCs w:val="22"/>
          <w:lang w:val="en-GB"/>
        </w:rPr>
        <w:t>2</w:t>
      </w:r>
      <w:r w:rsidRPr="00B863A0">
        <w:rPr>
          <w:rFonts w:asciiTheme="minorHAnsi" w:hAnsiTheme="minorHAnsi" w:cstheme="minorHAnsi"/>
          <w:i/>
          <w:sz w:val="22"/>
          <w:szCs w:val="22"/>
          <w:lang w:val="en-GB"/>
        </w:rPr>
        <w:t xml:space="preserve">: </w:t>
      </w:r>
      <w:r w:rsidR="00F4146F">
        <w:rPr>
          <w:rFonts w:asciiTheme="minorHAnsi" w:hAnsiTheme="minorHAnsi" w:cstheme="minorHAnsi"/>
          <w:i/>
          <w:sz w:val="22"/>
          <w:szCs w:val="22"/>
          <w:lang w:val="en-GB"/>
        </w:rPr>
        <w:t xml:space="preserve">Are there any </w:t>
      </w:r>
      <w:proofErr w:type="spellStart"/>
      <w:r w:rsidR="00F4146F">
        <w:rPr>
          <w:rFonts w:asciiTheme="minorHAnsi" w:hAnsiTheme="minorHAnsi" w:cstheme="minorHAnsi"/>
          <w:i/>
          <w:sz w:val="22"/>
          <w:szCs w:val="22"/>
          <w:lang w:val="en-GB"/>
        </w:rPr>
        <w:t>eQTLs</w:t>
      </w:r>
      <w:proofErr w:type="spellEnd"/>
      <w:r w:rsidR="00BC7347">
        <w:rPr>
          <w:rFonts w:asciiTheme="minorHAnsi" w:hAnsiTheme="minorHAnsi" w:cstheme="minorHAnsi"/>
          <w:i/>
          <w:sz w:val="22"/>
          <w:szCs w:val="22"/>
          <w:lang w:val="en-GB"/>
        </w:rPr>
        <w:t xml:space="preserve"> in this locus</w:t>
      </w:r>
      <w:r w:rsidR="00D6140A" w:rsidRPr="00B863A0">
        <w:rPr>
          <w:rFonts w:asciiTheme="minorHAnsi" w:hAnsiTheme="minorHAnsi" w:cstheme="minorHAnsi"/>
          <w:i/>
          <w:sz w:val="22"/>
          <w:szCs w:val="22"/>
          <w:lang w:val="en-GB"/>
        </w:rPr>
        <w:t>?</w:t>
      </w:r>
      <w:r w:rsidR="00F4146F">
        <w:rPr>
          <w:rFonts w:asciiTheme="minorHAnsi" w:hAnsiTheme="minorHAnsi" w:cstheme="minorHAnsi"/>
          <w:i/>
          <w:sz w:val="22"/>
          <w:szCs w:val="22"/>
          <w:lang w:val="en-GB"/>
        </w:rPr>
        <w:t xml:space="preserve"> How specific are the </w:t>
      </w:r>
      <w:proofErr w:type="spellStart"/>
      <w:r w:rsidR="00F4146F">
        <w:rPr>
          <w:rFonts w:asciiTheme="minorHAnsi" w:hAnsiTheme="minorHAnsi" w:cstheme="minorHAnsi"/>
          <w:i/>
          <w:sz w:val="22"/>
          <w:szCs w:val="22"/>
          <w:lang w:val="en-GB"/>
        </w:rPr>
        <w:t>eQTLs</w:t>
      </w:r>
      <w:proofErr w:type="spellEnd"/>
      <w:r w:rsidR="00F4146F">
        <w:rPr>
          <w:rFonts w:asciiTheme="minorHAnsi" w:hAnsiTheme="minorHAnsi" w:cstheme="minorHAnsi"/>
          <w:i/>
          <w:sz w:val="22"/>
          <w:szCs w:val="22"/>
          <w:lang w:val="en-GB"/>
        </w:rPr>
        <w:t xml:space="preserve"> to a single </w:t>
      </w:r>
      <w:r w:rsidR="001E5975">
        <w:rPr>
          <w:rFonts w:asciiTheme="minorHAnsi" w:hAnsiTheme="minorHAnsi" w:cstheme="minorHAnsi"/>
          <w:i/>
          <w:sz w:val="22"/>
          <w:szCs w:val="22"/>
          <w:lang w:val="en-GB"/>
        </w:rPr>
        <w:t>gene</w:t>
      </w:r>
      <w:r w:rsidR="00F4146F">
        <w:rPr>
          <w:rFonts w:asciiTheme="minorHAnsi" w:hAnsiTheme="minorHAnsi" w:cstheme="minorHAnsi"/>
          <w:i/>
          <w:sz w:val="22"/>
          <w:szCs w:val="22"/>
          <w:lang w:val="en-GB"/>
        </w:rPr>
        <w:t>?</w:t>
      </w:r>
      <w:r w:rsidR="001E5975">
        <w:rPr>
          <w:rFonts w:asciiTheme="minorHAnsi" w:hAnsiTheme="minorHAnsi" w:cstheme="minorHAnsi"/>
          <w:i/>
          <w:sz w:val="22"/>
          <w:szCs w:val="22"/>
          <w:lang w:val="en-GB"/>
        </w:rPr>
        <w:t xml:space="preserve"> </w:t>
      </w:r>
    </w:p>
    <w:p w14:paraId="7EDA65D7" w14:textId="1D93F57B" w:rsidR="00D6140A" w:rsidRDefault="001E5975" w:rsidP="00DA2453">
      <w:pPr>
        <w:pStyle w:val="ListParagraph"/>
        <w:spacing w:line="276" w:lineRule="auto"/>
        <w:jc w:val="both"/>
        <w:rPr>
          <w:rFonts w:asciiTheme="minorHAnsi" w:hAnsiTheme="minorHAnsi" w:cstheme="minorHAnsi"/>
          <w:i/>
          <w:sz w:val="22"/>
          <w:szCs w:val="22"/>
          <w:lang w:val="en-GB"/>
        </w:rPr>
      </w:pPr>
      <w:r>
        <w:rPr>
          <w:rFonts w:asciiTheme="minorHAnsi" w:hAnsiTheme="minorHAnsi" w:cstheme="minorHAnsi"/>
          <w:i/>
          <w:sz w:val="22"/>
          <w:szCs w:val="22"/>
          <w:lang w:val="en-GB"/>
        </w:rPr>
        <w:t xml:space="preserve">You can search the specific SNPs in the results table </w:t>
      </w:r>
      <w:proofErr w:type="spellStart"/>
      <w:r>
        <w:rPr>
          <w:rFonts w:asciiTheme="minorHAnsi" w:hAnsiTheme="minorHAnsi" w:cstheme="minorHAnsi"/>
          <w:i/>
          <w:sz w:val="22"/>
          <w:szCs w:val="22"/>
          <w:lang w:val="en-GB"/>
        </w:rPr>
        <w:t>eQTL</w:t>
      </w:r>
      <w:proofErr w:type="spellEnd"/>
      <w:r>
        <w:rPr>
          <w:rFonts w:asciiTheme="minorHAnsi" w:hAnsiTheme="minorHAnsi" w:cstheme="minorHAnsi"/>
          <w:i/>
          <w:sz w:val="22"/>
          <w:szCs w:val="22"/>
          <w:lang w:val="en-GB"/>
        </w:rPr>
        <w:t xml:space="preserve"> tab using the chromosome and position (e.g. </w:t>
      </w:r>
      <w:r w:rsidRPr="001E5975">
        <w:rPr>
          <w:rFonts w:asciiTheme="minorHAnsi" w:hAnsiTheme="minorHAnsi" w:cstheme="minorHAnsi"/>
          <w:i/>
          <w:sz w:val="22"/>
          <w:szCs w:val="22"/>
          <w:lang w:val="en-GB"/>
        </w:rPr>
        <w:t>3:52815905</w:t>
      </w:r>
      <w:r>
        <w:rPr>
          <w:rFonts w:asciiTheme="minorHAnsi" w:hAnsiTheme="minorHAnsi" w:cstheme="minorHAnsi"/>
          <w:i/>
          <w:sz w:val="22"/>
          <w:szCs w:val="22"/>
          <w:lang w:val="en-GB"/>
        </w:rPr>
        <w:t>)</w:t>
      </w:r>
    </w:p>
    <w:p w14:paraId="17938A4D" w14:textId="77777777" w:rsidR="001E5975" w:rsidRDefault="001E5975" w:rsidP="00DA2453">
      <w:pPr>
        <w:pStyle w:val="ListParagraph"/>
        <w:spacing w:line="276" w:lineRule="auto"/>
        <w:jc w:val="both"/>
        <w:rPr>
          <w:rFonts w:asciiTheme="minorHAnsi" w:hAnsiTheme="minorHAnsi" w:cstheme="minorHAnsi"/>
          <w:i/>
          <w:sz w:val="22"/>
          <w:szCs w:val="22"/>
          <w:lang w:val="en-GB"/>
        </w:rPr>
      </w:pPr>
    </w:p>
    <w:p w14:paraId="29F3697C" w14:textId="1A48DF1E" w:rsidR="001E5975" w:rsidRPr="00B863A0" w:rsidRDefault="001E5975" w:rsidP="00DA2453">
      <w:pPr>
        <w:pStyle w:val="ListParagraph"/>
        <w:spacing w:line="276" w:lineRule="auto"/>
        <w:jc w:val="both"/>
        <w:rPr>
          <w:rFonts w:asciiTheme="minorHAnsi" w:hAnsiTheme="minorHAnsi" w:cstheme="minorHAnsi"/>
          <w:i/>
          <w:sz w:val="22"/>
          <w:szCs w:val="22"/>
          <w:lang w:val="en-GB"/>
        </w:rPr>
      </w:pPr>
      <w:r>
        <w:rPr>
          <w:rFonts w:asciiTheme="minorHAnsi" w:hAnsiTheme="minorHAnsi" w:cstheme="minorHAnsi"/>
          <w:i/>
          <w:noProof/>
          <w:sz w:val="22"/>
          <w:szCs w:val="22"/>
          <w:lang w:val="en-GB"/>
        </w:rPr>
        <w:lastRenderedPageBreak/>
        <w:drawing>
          <wp:inline distT="0" distB="0" distL="0" distR="0" wp14:anchorId="78A44448" wp14:editId="098A7EB3">
            <wp:extent cx="5756910" cy="15798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4-08 at 13.36.05.png"/>
                    <pic:cNvPicPr/>
                  </pic:nvPicPr>
                  <pic:blipFill>
                    <a:blip r:embed="rId20">
                      <a:extLst>
                        <a:ext uri="{28A0092B-C50C-407E-A947-70E740481C1C}">
                          <a14:useLocalDpi xmlns:a14="http://schemas.microsoft.com/office/drawing/2010/main" val="0"/>
                        </a:ext>
                      </a:extLst>
                    </a:blip>
                    <a:stretch>
                      <a:fillRect/>
                    </a:stretch>
                  </pic:blipFill>
                  <pic:spPr>
                    <a:xfrm>
                      <a:off x="0" y="0"/>
                      <a:ext cx="5756910" cy="1579880"/>
                    </a:xfrm>
                    <a:prstGeom prst="rect">
                      <a:avLst/>
                    </a:prstGeom>
                  </pic:spPr>
                </pic:pic>
              </a:graphicData>
            </a:graphic>
          </wp:inline>
        </w:drawing>
      </w:r>
    </w:p>
    <w:p w14:paraId="23289B7C" w14:textId="77777777" w:rsidR="003C118B" w:rsidRDefault="003C118B" w:rsidP="00A62BAA">
      <w:pPr>
        <w:pStyle w:val="ListParagraph"/>
        <w:spacing w:line="276" w:lineRule="auto"/>
        <w:jc w:val="both"/>
        <w:rPr>
          <w:rFonts w:asciiTheme="minorHAnsi" w:hAnsiTheme="minorHAnsi" w:cstheme="minorHAnsi"/>
          <w:color w:val="A01300"/>
          <w:sz w:val="22"/>
          <w:szCs w:val="22"/>
          <w:lang w:val="en-GB"/>
        </w:rPr>
      </w:pPr>
    </w:p>
    <w:p w14:paraId="169E3178" w14:textId="02767A3B" w:rsidR="001E5975" w:rsidRDefault="001E5975" w:rsidP="00A62BAA">
      <w:pPr>
        <w:pStyle w:val="ListParagraph"/>
        <w:spacing w:line="276" w:lineRule="auto"/>
        <w:jc w:val="both"/>
        <w:rPr>
          <w:rFonts w:asciiTheme="minorHAnsi" w:hAnsiTheme="minorHAnsi" w:cstheme="minorHAnsi"/>
          <w:color w:val="ED7D31" w:themeColor="accent2"/>
          <w:sz w:val="22"/>
          <w:szCs w:val="22"/>
          <w:lang w:val="en-GB"/>
        </w:rPr>
      </w:pPr>
      <w:r>
        <w:rPr>
          <w:rFonts w:asciiTheme="minorHAnsi" w:hAnsiTheme="minorHAnsi" w:cstheme="minorHAnsi"/>
          <w:color w:val="ED7D31" w:themeColor="accent2"/>
          <w:sz w:val="22"/>
          <w:szCs w:val="22"/>
          <w:lang w:val="en-GB"/>
        </w:rPr>
        <w:t xml:space="preserve">There are many </w:t>
      </w:r>
      <w:proofErr w:type="spellStart"/>
      <w:r>
        <w:rPr>
          <w:rFonts w:asciiTheme="minorHAnsi" w:hAnsiTheme="minorHAnsi" w:cstheme="minorHAnsi"/>
          <w:color w:val="ED7D31" w:themeColor="accent2"/>
          <w:sz w:val="22"/>
          <w:szCs w:val="22"/>
          <w:lang w:val="en-GB"/>
        </w:rPr>
        <w:t>eQTLs</w:t>
      </w:r>
      <w:proofErr w:type="spellEnd"/>
      <w:r>
        <w:rPr>
          <w:rFonts w:asciiTheme="minorHAnsi" w:hAnsiTheme="minorHAnsi" w:cstheme="minorHAnsi"/>
          <w:color w:val="ED7D31" w:themeColor="accent2"/>
          <w:sz w:val="22"/>
          <w:szCs w:val="22"/>
          <w:lang w:val="en-GB"/>
        </w:rPr>
        <w:t xml:space="preserve"> in this locus for many genes. The lead SNP (</w:t>
      </w:r>
      <w:r w:rsidRPr="001E5975">
        <w:rPr>
          <w:rFonts w:asciiTheme="minorHAnsi" w:hAnsiTheme="minorHAnsi" w:cstheme="minorHAnsi"/>
          <w:color w:val="ED7D31" w:themeColor="accent2"/>
          <w:sz w:val="22"/>
          <w:szCs w:val="22"/>
          <w:lang w:val="en-GB"/>
        </w:rPr>
        <w:t>rs2710323</w:t>
      </w:r>
      <w:r>
        <w:rPr>
          <w:rFonts w:asciiTheme="minorHAnsi" w:hAnsiTheme="minorHAnsi" w:cstheme="minorHAnsi"/>
          <w:color w:val="ED7D31" w:themeColor="accent2"/>
          <w:sz w:val="22"/>
          <w:szCs w:val="22"/>
          <w:lang w:val="en-GB"/>
        </w:rPr>
        <w:t xml:space="preserve">) is an </w:t>
      </w:r>
      <w:proofErr w:type="spellStart"/>
      <w:r>
        <w:rPr>
          <w:rFonts w:asciiTheme="minorHAnsi" w:hAnsiTheme="minorHAnsi" w:cstheme="minorHAnsi"/>
          <w:color w:val="ED7D31" w:themeColor="accent2"/>
          <w:sz w:val="22"/>
          <w:szCs w:val="22"/>
          <w:lang w:val="en-GB"/>
        </w:rPr>
        <w:t>eQTL</w:t>
      </w:r>
      <w:proofErr w:type="spellEnd"/>
      <w:r>
        <w:rPr>
          <w:rFonts w:asciiTheme="minorHAnsi" w:hAnsiTheme="minorHAnsi" w:cstheme="minorHAnsi"/>
          <w:color w:val="ED7D31" w:themeColor="accent2"/>
          <w:sz w:val="22"/>
          <w:szCs w:val="22"/>
          <w:lang w:val="en-GB"/>
        </w:rPr>
        <w:t xml:space="preserve"> for multiple genes.</w:t>
      </w:r>
    </w:p>
    <w:p w14:paraId="163BDBA3" w14:textId="1B3702C7" w:rsidR="00FB5AA0" w:rsidRPr="00FB5AA0" w:rsidRDefault="00FB5AA0" w:rsidP="00A62BAA">
      <w:pPr>
        <w:pStyle w:val="ListParagraph"/>
        <w:spacing w:line="276" w:lineRule="auto"/>
        <w:jc w:val="both"/>
        <w:rPr>
          <w:rFonts w:asciiTheme="minorHAnsi" w:hAnsiTheme="minorHAnsi" w:cstheme="minorHAnsi"/>
          <w:color w:val="7030A0"/>
          <w:sz w:val="22"/>
          <w:szCs w:val="22"/>
          <w:lang w:val="en-GB"/>
        </w:rPr>
      </w:pPr>
      <w:r w:rsidRPr="00FB5AA0">
        <w:rPr>
          <w:rFonts w:asciiTheme="minorHAnsi" w:hAnsiTheme="minorHAnsi" w:cstheme="minorHAnsi"/>
          <w:color w:val="7030A0"/>
          <w:sz w:val="22"/>
          <w:szCs w:val="22"/>
          <w:lang w:val="en-GB"/>
        </w:rPr>
        <w:t xml:space="preserve">There are </w:t>
      </w:r>
      <w:proofErr w:type="spellStart"/>
      <w:r w:rsidRPr="00FB5AA0">
        <w:rPr>
          <w:rFonts w:asciiTheme="minorHAnsi" w:hAnsiTheme="minorHAnsi" w:cstheme="minorHAnsi"/>
          <w:color w:val="7030A0"/>
          <w:sz w:val="22"/>
          <w:szCs w:val="22"/>
          <w:lang w:val="en-GB"/>
        </w:rPr>
        <w:t>eQTLs</w:t>
      </w:r>
      <w:proofErr w:type="spellEnd"/>
      <w:r w:rsidRPr="00FB5AA0">
        <w:rPr>
          <w:rFonts w:asciiTheme="minorHAnsi" w:hAnsiTheme="minorHAnsi" w:cstheme="minorHAnsi"/>
          <w:color w:val="7030A0"/>
          <w:sz w:val="22"/>
          <w:szCs w:val="22"/>
          <w:lang w:val="en-GB"/>
        </w:rPr>
        <w:t xml:space="preserve"> for </w:t>
      </w:r>
      <w:r w:rsidRPr="00FB5AA0">
        <w:rPr>
          <w:rFonts w:asciiTheme="minorHAnsi" w:hAnsiTheme="minorHAnsi" w:cstheme="minorHAnsi"/>
          <w:i/>
          <w:color w:val="7030A0"/>
          <w:sz w:val="22"/>
          <w:szCs w:val="22"/>
          <w:lang w:val="en-GB"/>
        </w:rPr>
        <w:t>ADAMTS5</w:t>
      </w:r>
      <w:r w:rsidRPr="00FB5AA0">
        <w:rPr>
          <w:rFonts w:asciiTheme="minorHAnsi" w:hAnsiTheme="minorHAnsi" w:cstheme="minorHAnsi"/>
          <w:color w:val="7030A0"/>
          <w:sz w:val="22"/>
          <w:szCs w:val="22"/>
          <w:lang w:val="en-GB"/>
        </w:rPr>
        <w:t xml:space="preserve"> and </w:t>
      </w:r>
      <w:r w:rsidRPr="00FB5AA0">
        <w:rPr>
          <w:rFonts w:asciiTheme="minorHAnsi" w:hAnsiTheme="minorHAnsi" w:cstheme="minorHAnsi"/>
          <w:i/>
          <w:color w:val="7030A0"/>
          <w:sz w:val="22"/>
          <w:szCs w:val="22"/>
          <w:lang w:val="en-GB"/>
        </w:rPr>
        <w:t>MRPL3</w:t>
      </w:r>
      <w:r>
        <w:rPr>
          <w:rFonts w:asciiTheme="minorHAnsi" w:hAnsiTheme="minorHAnsi" w:cstheme="minorHAnsi"/>
          <w:color w:val="7030A0"/>
          <w:sz w:val="22"/>
          <w:szCs w:val="22"/>
          <w:lang w:val="en-GB"/>
        </w:rPr>
        <w:t>.</w:t>
      </w:r>
    </w:p>
    <w:p w14:paraId="7D6E8A47" w14:textId="33D74B5D" w:rsidR="002E561F" w:rsidRDefault="002E561F" w:rsidP="00A62BAA">
      <w:pPr>
        <w:pStyle w:val="ListParagraph"/>
        <w:spacing w:line="276" w:lineRule="auto"/>
        <w:jc w:val="both"/>
        <w:rPr>
          <w:rFonts w:asciiTheme="minorHAnsi" w:hAnsiTheme="minorHAnsi" w:cstheme="minorHAnsi"/>
          <w:color w:val="A01300"/>
          <w:sz w:val="22"/>
          <w:szCs w:val="22"/>
          <w:lang w:val="en-GB"/>
        </w:rPr>
      </w:pPr>
      <w:r>
        <w:rPr>
          <w:rFonts w:asciiTheme="minorHAnsi" w:hAnsiTheme="minorHAnsi" w:cstheme="minorHAnsi"/>
          <w:color w:val="A01300"/>
          <w:sz w:val="22"/>
          <w:szCs w:val="22"/>
          <w:lang w:val="en-GB"/>
        </w:rPr>
        <w:t xml:space="preserve">There are </w:t>
      </w:r>
      <w:proofErr w:type="spellStart"/>
      <w:r>
        <w:rPr>
          <w:rFonts w:asciiTheme="minorHAnsi" w:hAnsiTheme="minorHAnsi" w:cstheme="minorHAnsi"/>
          <w:color w:val="A01300"/>
          <w:sz w:val="22"/>
          <w:szCs w:val="22"/>
          <w:lang w:val="en-GB"/>
        </w:rPr>
        <w:t>eQTLs</w:t>
      </w:r>
      <w:proofErr w:type="spellEnd"/>
      <w:r>
        <w:rPr>
          <w:rFonts w:asciiTheme="minorHAnsi" w:hAnsiTheme="minorHAnsi" w:cstheme="minorHAnsi"/>
          <w:color w:val="A01300"/>
          <w:sz w:val="22"/>
          <w:szCs w:val="22"/>
          <w:lang w:val="en-GB"/>
        </w:rPr>
        <w:t xml:space="preserve"> for </w:t>
      </w:r>
      <w:r w:rsidRPr="002E561F">
        <w:rPr>
          <w:rFonts w:asciiTheme="minorHAnsi" w:hAnsiTheme="minorHAnsi" w:cstheme="minorHAnsi"/>
          <w:i/>
          <w:color w:val="A01300"/>
          <w:sz w:val="22"/>
          <w:szCs w:val="22"/>
          <w:lang w:val="en-GB"/>
        </w:rPr>
        <w:t>MYO15A</w:t>
      </w:r>
      <w:r w:rsidR="00A72002">
        <w:rPr>
          <w:rFonts w:asciiTheme="minorHAnsi" w:hAnsiTheme="minorHAnsi" w:cstheme="minorHAnsi"/>
          <w:i/>
          <w:color w:val="A01300"/>
          <w:sz w:val="22"/>
          <w:szCs w:val="22"/>
          <w:lang w:val="en-GB"/>
        </w:rPr>
        <w:t>.</w:t>
      </w:r>
    </w:p>
    <w:p w14:paraId="634A7D26" w14:textId="5CF21F16" w:rsidR="00A62BAA" w:rsidRPr="006F513B" w:rsidRDefault="008033C9" w:rsidP="00A62BAA">
      <w:pPr>
        <w:pStyle w:val="ListParagraph"/>
        <w:spacing w:line="276" w:lineRule="auto"/>
        <w:jc w:val="both"/>
        <w:rPr>
          <w:rFonts w:asciiTheme="minorHAnsi" w:hAnsiTheme="minorHAnsi" w:cstheme="minorHAnsi"/>
          <w:color w:val="01A531"/>
          <w:sz w:val="22"/>
          <w:szCs w:val="22"/>
          <w:lang w:val="en-GB"/>
        </w:rPr>
      </w:pPr>
      <w:r>
        <w:rPr>
          <w:rFonts w:asciiTheme="minorHAnsi" w:hAnsiTheme="minorHAnsi" w:cstheme="minorHAnsi"/>
          <w:color w:val="01A531"/>
          <w:sz w:val="22"/>
          <w:szCs w:val="22"/>
          <w:lang w:val="en-GB"/>
        </w:rPr>
        <w:t xml:space="preserve">There are </w:t>
      </w:r>
      <w:proofErr w:type="spellStart"/>
      <w:r>
        <w:rPr>
          <w:rFonts w:asciiTheme="minorHAnsi" w:hAnsiTheme="minorHAnsi" w:cstheme="minorHAnsi"/>
          <w:color w:val="01A531"/>
          <w:sz w:val="22"/>
          <w:szCs w:val="22"/>
          <w:lang w:val="en-GB"/>
        </w:rPr>
        <w:t>eQTLs</w:t>
      </w:r>
      <w:proofErr w:type="spellEnd"/>
      <w:r>
        <w:rPr>
          <w:rFonts w:asciiTheme="minorHAnsi" w:hAnsiTheme="minorHAnsi" w:cstheme="minorHAnsi"/>
          <w:color w:val="01A531"/>
          <w:sz w:val="22"/>
          <w:szCs w:val="22"/>
          <w:lang w:val="en-GB"/>
        </w:rPr>
        <w:t xml:space="preserve"> for </w:t>
      </w:r>
      <w:r w:rsidR="0091087A">
        <w:rPr>
          <w:rFonts w:asciiTheme="minorHAnsi" w:hAnsiTheme="minorHAnsi" w:cstheme="minorHAnsi"/>
          <w:color w:val="01A531"/>
          <w:sz w:val="22"/>
          <w:szCs w:val="22"/>
          <w:lang w:val="en-GB"/>
        </w:rPr>
        <w:t>many</w:t>
      </w:r>
      <w:r>
        <w:rPr>
          <w:rFonts w:asciiTheme="minorHAnsi" w:hAnsiTheme="minorHAnsi" w:cstheme="minorHAnsi"/>
          <w:color w:val="01A531"/>
          <w:sz w:val="22"/>
          <w:szCs w:val="22"/>
          <w:lang w:val="en-GB"/>
        </w:rPr>
        <w:t xml:space="preserve"> genes</w:t>
      </w:r>
      <w:r w:rsidR="0091087A">
        <w:rPr>
          <w:rFonts w:asciiTheme="minorHAnsi" w:hAnsiTheme="minorHAnsi" w:cstheme="minorHAnsi"/>
          <w:color w:val="01A531"/>
          <w:sz w:val="22"/>
          <w:szCs w:val="22"/>
          <w:lang w:val="en-GB"/>
        </w:rPr>
        <w:t xml:space="preserve"> in this locus. The lead SNP (</w:t>
      </w:r>
      <w:r w:rsidR="0091087A" w:rsidRPr="0091087A">
        <w:rPr>
          <w:rFonts w:asciiTheme="minorHAnsi" w:hAnsiTheme="minorHAnsi" w:cstheme="minorHAnsi"/>
          <w:color w:val="01A531"/>
          <w:sz w:val="22"/>
          <w:szCs w:val="22"/>
          <w:lang w:val="en-GB"/>
        </w:rPr>
        <w:t>rs11066591</w:t>
      </w:r>
      <w:r w:rsidR="0091087A">
        <w:rPr>
          <w:rFonts w:asciiTheme="minorHAnsi" w:hAnsiTheme="minorHAnsi" w:cstheme="minorHAnsi"/>
          <w:color w:val="01A531"/>
          <w:sz w:val="22"/>
          <w:szCs w:val="22"/>
          <w:lang w:val="en-GB"/>
        </w:rPr>
        <w:t xml:space="preserve">) is an </w:t>
      </w:r>
      <w:proofErr w:type="spellStart"/>
      <w:r w:rsidR="0091087A">
        <w:rPr>
          <w:rFonts w:asciiTheme="minorHAnsi" w:hAnsiTheme="minorHAnsi" w:cstheme="minorHAnsi"/>
          <w:color w:val="01A531"/>
          <w:sz w:val="22"/>
          <w:szCs w:val="22"/>
          <w:lang w:val="en-GB"/>
        </w:rPr>
        <w:t>eQTL</w:t>
      </w:r>
      <w:proofErr w:type="spellEnd"/>
      <w:r w:rsidR="0091087A">
        <w:rPr>
          <w:rFonts w:asciiTheme="minorHAnsi" w:hAnsiTheme="minorHAnsi" w:cstheme="minorHAnsi"/>
          <w:color w:val="01A531"/>
          <w:sz w:val="22"/>
          <w:szCs w:val="22"/>
          <w:lang w:val="en-GB"/>
        </w:rPr>
        <w:t xml:space="preserve"> but not in brain tissue</w:t>
      </w:r>
      <w:r>
        <w:rPr>
          <w:rFonts w:asciiTheme="minorHAnsi" w:hAnsiTheme="minorHAnsi" w:cstheme="minorHAnsi"/>
          <w:color w:val="01A531"/>
          <w:sz w:val="22"/>
          <w:szCs w:val="22"/>
          <w:lang w:val="en-GB"/>
        </w:rPr>
        <w:t>.</w:t>
      </w:r>
    </w:p>
    <w:p w14:paraId="7A73191F" w14:textId="77777777" w:rsidR="006F513B" w:rsidRDefault="006F513B" w:rsidP="00DA2453">
      <w:pPr>
        <w:pStyle w:val="ListParagraph"/>
        <w:spacing w:line="276" w:lineRule="auto"/>
        <w:jc w:val="both"/>
        <w:rPr>
          <w:rFonts w:asciiTheme="minorHAnsi" w:hAnsiTheme="minorHAnsi" w:cstheme="minorHAnsi"/>
          <w:i/>
          <w:sz w:val="22"/>
          <w:szCs w:val="22"/>
          <w:lang w:val="en-GB"/>
        </w:rPr>
      </w:pPr>
    </w:p>
    <w:p w14:paraId="3BB00CFF" w14:textId="0783664E" w:rsidR="00D6140A" w:rsidRPr="00B863A0" w:rsidRDefault="00DA2453" w:rsidP="00DA2453">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Q1</w:t>
      </w:r>
      <w:r w:rsidR="00A30DB5" w:rsidRPr="00B863A0">
        <w:rPr>
          <w:rFonts w:asciiTheme="minorHAnsi" w:hAnsiTheme="minorHAnsi" w:cstheme="minorHAnsi"/>
          <w:i/>
          <w:sz w:val="22"/>
          <w:szCs w:val="22"/>
          <w:lang w:val="en-GB"/>
        </w:rPr>
        <w:t>3</w:t>
      </w:r>
      <w:r w:rsidRPr="00B863A0">
        <w:rPr>
          <w:rFonts w:asciiTheme="minorHAnsi" w:hAnsiTheme="minorHAnsi" w:cstheme="minorHAnsi"/>
          <w:i/>
          <w:sz w:val="22"/>
          <w:szCs w:val="22"/>
          <w:lang w:val="en-GB"/>
        </w:rPr>
        <w:t xml:space="preserve">: </w:t>
      </w:r>
      <w:r w:rsidR="00D6140A" w:rsidRPr="00B863A0">
        <w:rPr>
          <w:rFonts w:asciiTheme="minorHAnsi" w:hAnsiTheme="minorHAnsi" w:cstheme="minorHAnsi"/>
          <w:i/>
          <w:sz w:val="22"/>
          <w:szCs w:val="22"/>
          <w:lang w:val="en-GB"/>
        </w:rPr>
        <w:t>Based on these results, which gene would you recommend to study in more detail? Explain why.</w:t>
      </w:r>
      <w:r w:rsidR="004A7E39">
        <w:rPr>
          <w:rFonts w:asciiTheme="minorHAnsi" w:hAnsiTheme="minorHAnsi" w:cstheme="minorHAnsi"/>
          <w:i/>
          <w:sz w:val="22"/>
          <w:szCs w:val="22"/>
          <w:lang w:val="en-GB"/>
        </w:rPr>
        <w:t xml:space="preserve"> How does your recommendation change if you were to search for experimental literature about the genes in this locus? </w:t>
      </w:r>
    </w:p>
    <w:p w14:paraId="3B315550" w14:textId="58BCA712" w:rsidR="007C132D" w:rsidRPr="00D06F3E" w:rsidRDefault="00D66277" w:rsidP="00BF4BFA">
      <w:pPr>
        <w:pStyle w:val="ListParagraph"/>
        <w:spacing w:line="276" w:lineRule="auto"/>
        <w:jc w:val="both"/>
        <w:rPr>
          <w:rFonts w:asciiTheme="minorHAnsi" w:hAnsiTheme="minorHAnsi" w:cstheme="minorHAnsi"/>
          <w:color w:val="FF0000"/>
          <w:sz w:val="22"/>
          <w:szCs w:val="22"/>
          <w:lang w:val="en-GB"/>
        </w:rPr>
      </w:pPr>
      <w:r w:rsidRPr="00D06F3E">
        <w:rPr>
          <w:rFonts w:asciiTheme="minorHAnsi" w:hAnsiTheme="minorHAnsi" w:cstheme="minorHAnsi"/>
          <w:color w:val="FF0000"/>
          <w:sz w:val="22"/>
          <w:szCs w:val="22"/>
          <w:lang w:val="en-GB"/>
        </w:rPr>
        <w:t>First of all, before setting up expensive lab experiments into the function of a specific gene more evidence is required.</w:t>
      </w:r>
      <w:r w:rsidR="007C132D" w:rsidRPr="00D06F3E">
        <w:rPr>
          <w:rFonts w:asciiTheme="minorHAnsi" w:hAnsiTheme="minorHAnsi" w:cstheme="minorHAnsi"/>
          <w:color w:val="FF0000"/>
          <w:sz w:val="22"/>
          <w:szCs w:val="22"/>
          <w:lang w:val="en-GB"/>
        </w:rPr>
        <w:t xml:space="preserve"> FUMA can be used to identify genes and formulate hypotheses. It is good practice to perform follow-up analyses or </w:t>
      </w:r>
      <w:r w:rsidR="001A7C26" w:rsidRPr="00D06F3E">
        <w:rPr>
          <w:rFonts w:asciiTheme="minorHAnsi" w:hAnsiTheme="minorHAnsi" w:cstheme="minorHAnsi"/>
          <w:color w:val="FF0000"/>
          <w:sz w:val="22"/>
          <w:szCs w:val="22"/>
          <w:lang w:val="en-GB"/>
        </w:rPr>
        <w:t>search experimental literature</w:t>
      </w:r>
      <w:r w:rsidR="007C132D" w:rsidRPr="00D06F3E">
        <w:rPr>
          <w:rFonts w:asciiTheme="minorHAnsi" w:hAnsiTheme="minorHAnsi" w:cstheme="minorHAnsi"/>
          <w:color w:val="FF0000"/>
          <w:sz w:val="22"/>
          <w:szCs w:val="22"/>
          <w:lang w:val="en-GB"/>
        </w:rPr>
        <w:t xml:space="preserve"> to inform your interpretation. For example, if you identify a gene through </w:t>
      </w:r>
      <w:proofErr w:type="spellStart"/>
      <w:r w:rsidR="007C132D" w:rsidRPr="00D06F3E">
        <w:rPr>
          <w:rFonts w:asciiTheme="minorHAnsi" w:hAnsiTheme="minorHAnsi" w:cstheme="minorHAnsi"/>
          <w:color w:val="FF0000"/>
          <w:sz w:val="22"/>
          <w:szCs w:val="22"/>
          <w:lang w:val="en-GB"/>
        </w:rPr>
        <w:t>eQTLs</w:t>
      </w:r>
      <w:proofErr w:type="spellEnd"/>
      <w:r w:rsidR="007C132D" w:rsidRPr="00D06F3E">
        <w:rPr>
          <w:rFonts w:asciiTheme="minorHAnsi" w:hAnsiTheme="minorHAnsi" w:cstheme="minorHAnsi"/>
          <w:color w:val="FF0000"/>
          <w:sz w:val="22"/>
          <w:szCs w:val="22"/>
          <w:lang w:val="en-GB"/>
        </w:rPr>
        <w:t xml:space="preserve">, you can use colocalization or local genetic correlation analysis to test whether the GWAS and </w:t>
      </w:r>
      <w:proofErr w:type="spellStart"/>
      <w:r w:rsidR="007C132D" w:rsidRPr="00D06F3E">
        <w:rPr>
          <w:rFonts w:asciiTheme="minorHAnsi" w:hAnsiTheme="minorHAnsi" w:cstheme="minorHAnsi"/>
          <w:color w:val="FF0000"/>
          <w:sz w:val="22"/>
          <w:szCs w:val="22"/>
          <w:lang w:val="en-GB"/>
        </w:rPr>
        <w:t>eQTL</w:t>
      </w:r>
      <w:proofErr w:type="spellEnd"/>
      <w:r w:rsidR="007C132D" w:rsidRPr="00D06F3E">
        <w:rPr>
          <w:rFonts w:asciiTheme="minorHAnsi" w:hAnsiTheme="minorHAnsi" w:cstheme="minorHAnsi"/>
          <w:color w:val="FF0000"/>
          <w:sz w:val="22"/>
          <w:szCs w:val="22"/>
          <w:lang w:val="en-GB"/>
        </w:rPr>
        <w:t xml:space="preserve"> signal</w:t>
      </w:r>
      <w:r w:rsidR="001A7C26" w:rsidRPr="00D06F3E">
        <w:rPr>
          <w:rFonts w:asciiTheme="minorHAnsi" w:hAnsiTheme="minorHAnsi" w:cstheme="minorHAnsi"/>
          <w:color w:val="FF0000"/>
          <w:sz w:val="22"/>
          <w:szCs w:val="22"/>
          <w:lang w:val="en-GB"/>
        </w:rPr>
        <w:t>s</w:t>
      </w:r>
      <w:r w:rsidR="007C132D" w:rsidRPr="00D06F3E">
        <w:rPr>
          <w:rFonts w:asciiTheme="minorHAnsi" w:hAnsiTheme="minorHAnsi" w:cstheme="minorHAnsi"/>
          <w:color w:val="FF0000"/>
          <w:sz w:val="22"/>
          <w:szCs w:val="22"/>
          <w:lang w:val="en-GB"/>
        </w:rPr>
        <w:t xml:space="preserve"> </w:t>
      </w:r>
      <w:r w:rsidR="001A7C26" w:rsidRPr="00D06F3E">
        <w:rPr>
          <w:rFonts w:asciiTheme="minorHAnsi" w:hAnsiTheme="minorHAnsi" w:cstheme="minorHAnsi"/>
          <w:color w:val="FF0000"/>
          <w:sz w:val="22"/>
          <w:szCs w:val="22"/>
          <w:lang w:val="en-GB"/>
        </w:rPr>
        <w:t>are</w:t>
      </w:r>
      <w:r w:rsidR="007C132D" w:rsidRPr="00D06F3E">
        <w:rPr>
          <w:rFonts w:asciiTheme="minorHAnsi" w:hAnsiTheme="minorHAnsi" w:cstheme="minorHAnsi"/>
          <w:color w:val="FF0000"/>
          <w:sz w:val="22"/>
          <w:szCs w:val="22"/>
          <w:lang w:val="en-GB"/>
        </w:rPr>
        <w:t xml:space="preserve"> caused by shared variants. You can also search experimental literature to </w:t>
      </w:r>
      <w:r w:rsidR="0088317D" w:rsidRPr="00D06F3E">
        <w:rPr>
          <w:rFonts w:asciiTheme="minorHAnsi" w:hAnsiTheme="minorHAnsi" w:cstheme="minorHAnsi"/>
          <w:color w:val="FF0000"/>
          <w:sz w:val="22"/>
          <w:szCs w:val="22"/>
          <w:lang w:val="en-GB"/>
        </w:rPr>
        <w:t xml:space="preserve">help </w:t>
      </w:r>
      <w:r w:rsidR="007C132D" w:rsidRPr="00D06F3E">
        <w:rPr>
          <w:rFonts w:asciiTheme="minorHAnsi" w:hAnsiTheme="minorHAnsi" w:cstheme="minorHAnsi"/>
          <w:color w:val="FF0000"/>
          <w:sz w:val="22"/>
          <w:szCs w:val="22"/>
          <w:lang w:val="en-GB"/>
        </w:rPr>
        <w:t xml:space="preserve">select genes </w:t>
      </w:r>
      <w:r w:rsidR="0088317D" w:rsidRPr="00D06F3E">
        <w:rPr>
          <w:rFonts w:asciiTheme="minorHAnsi" w:hAnsiTheme="minorHAnsi" w:cstheme="minorHAnsi"/>
          <w:color w:val="FF0000"/>
          <w:sz w:val="22"/>
          <w:szCs w:val="22"/>
          <w:lang w:val="en-GB"/>
        </w:rPr>
        <w:t xml:space="preserve">in the locus </w:t>
      </w:r>
      <w:r w:rsidR="007C132D" w:rsidRPr="00D06F3E">
        <w:rPr>
          <w:rFonts w:asciiTheme="minorHAnsi" w:hAnsiTheme="minorHAnsi" w:cstheme="minorHAnsi"/>
          <w:color w:val="FF0000"/>
          <w:sz w:val="22"/>
          <w:szCs w:val="22"/>
          <w:lang w:val="en-GB"/>
        </w:rPr>
        <w:t xml:space="preserve">with known functions relevant for </w:t>
      </w:r>
      <w:r w:rsidR="00BA7E15" w:rsidRPr="00D06F3E">
        <w:rPr>
          <w:rFonts w:asciiTheme="minorHAnsi" w:hAnsiTheme="minorHAnsi" w:cstheme="minorHAnsi"/>
          <w:color w:val="FF0000"/>
          <w:sz w:val="22"/>
          <w:szCs w:val="22"/>
          <w:lang w:val="en-GB"/>
        </w:rPr>
        <w:t>the</w:t>
      </w:r>
      <w:r w:rsidR="007C132D" w:rsidRPr="00D06F3E">
        <w:rPr>
          <w:rFonts w:asciiTheme="minorHAnsi" w:hAnsiTheme="minorHAnsi" w:cstheme="minorHAnsi"/>
          <w:color w:val="FF0000"/>
          <w:sz w:val="22"/>
          <w:szCs w:val="22"/>
          <w:lang w:val="en-GB"/>
        </w:rPr>
        <w:t xml:space="preserve"> trait.</w:t>
      </w:r>
    </w:p>
    <w:p w14:paraId="58623893" w14:textId="77777777" w:rsidR="00D06F3E" w:rsidRPr="00BF4BFA" w:rsidRDefault="00D06F3E" w:rsidP="00BF4BFA">
      <w:pPr>
        <w:pStyle w:val="ListParagraph"/>
        <w:spacing w:line="276" w:lineRule="auto"/>
        <w:jc w:val="both"/>
        <w:rPr>
          <w:rFonts w:asciiTheme="minorHAnsi" w:hAnsiTheme="minorHAnsi" w:cstheme="minorHAnsi"/>
          <w:color w:val="A01300"/>
          <w:sz w:val="22"/>
          <w:szCs w:val="22"/>
          <w:lang w:val="en-GB"/>
        </w:rPr>
      </w:pPr>
    </w:p>
    <w:p w14:paraId="79C9A6BD" w14:textId="5DFDE6DB" w:rsidR="00D66277" w:rsidRPr="00EE78BE" w:rsidRDefault="00D66277" w:rsidP="00A62BAA">
      <w:pPr>
        <w:pStyle w:val="ListParagraph"/>
        <w:spacing w:line="276" w:lineRule="auto"/>
        <w:jc w:val="both"/>
        <w:rPr>
          <w:rFonts w:asciiTheme="minorHAnsi" w:hAnsiTheme="minorHAnsi" w:cstheme="minorHAnsi"/>
          <w:color w:val="ED7D31" w:themeColor="accent2"/>
          <w:sz w:val="22"/>
          <w:szCs w:val="22"/>
          <w:lang w:val="en-GB"/>
        </w:rPr>
      </w:pPr>
      <w:r>
        <w:rPr>
          <w:rFonts w:asciiTheme="minorHAnsi" w:hAnsiTheme="minorHAnsi" w:cstheme="minorHAnsi"/>
          <w:color w:val="ED7D31" w:themeColor="accent2"/>
          <w:sz w:val="22"/>
          <w:szCs w:val="22"/>
          <w:lang w:val="en-GB"/>
        </w:rPr>
        <w:t xml:space="preserve">Given the information here, it is difficult to select a single gene. This locus spans many genes with multiple low P-value variants being </w:t>
      </w:r>
      <w:proofErr w:type="spellStart"/>
      <w:r>
        <w:rPr>
          <w:rFonts w:asciiTheme="minorHAnsi" w:hAnsiTheme="minorHAnsi" w:cstheme="minorHAnsi"/>
          <w:color w:val="ED7D31" w:themeColor="accent2"/>
          <w:sz w:val="22"/>
          <w:szCs w:val="22"/>
          <w:lang w:val="en-GB"/>
        </w:rPr>
        <w:t>eQTLs</w:t>
      </w:r>
      <w:proofErr w:type="spellEnd"/>
      <w:r>
        <w:rPr>
          <w:rFonts w:asciiTheme="minorHAnsi" w:hAnsiTheme="minorHAnsi" w:cstheme="minorHAnsi"/>
          <w:color w:val="ED7D31" w:themeColor="accent2"/>
          <w:sz w:val="22"/>
          <w:szCs w:val="22"/>
          <w:lang w:val="en-GB"/>
        </w:rPr>
        <w:t xml:space="preserve"> and having high CADD scores. The lead SNP was intronic within </w:t>
      </w:r>
      <w:r w:rsidRPr="00D66277">
        <w:rPr>
          <w:rFonts w:asciiTheme="minorHAnsi" w:hAnsiTheme="minorHAnsi" w:cstheme="minorHAnsi"/>
          <w:i/>
          <w:color w:val="ED7D31" w:themeColor="accent2"/>
          <w:sz w:val="22"/>
          <w:szCs w:val="22"/>
          <w:lang w:val="en-GB"/>
        </w:rPr>
        <w:t>ITIH1</w:t>
      </w:r>
      <w:r>
        <w:rPr>
          <w:rFonts w:asciiTheme="minorHAnsi" w:hAnsiTheme="minorHAnsi" w:cstheme="minorHAnsi"/>
          <w:color w:val="ED7D31" w:themeColor="accent2"/>
          <w:sz w:val="22"/>
          <w:szCs w:val="22"/>
          <w:lang w:val="en-GB"/>
        </w:rPr>
        <w:t xml:space="preserve"> and a high CADD score variant (</w:t>
      </w:r>
      <w:r w:rsidRPr="00592997">
        <w:rPr>
          <w:rFonts w:ascii="Calibri" w:hAnsi="Calibri" w:cs="Calibri"/>
          <w:color w:val="ED7D31" w:themeColor="accent2"/>
          <w:sz w:val="22"/>
          <w:szCs w:val="22"/>
          <w:lang w:val="en-GB"/>
        </w:rPr>
        <w:t>rs678</w:t>
      </w:r>
      <w:r>
        <w:rPr>
          <w:rFonts w:ascii="Calibri" w:hAnsi="Calibri" w:cs="Calibri"/>
          <w:color w:val="ED7D31" w:themeColor="accent2"/>
          <w:sz w:val="22"/>
          <w:szCs w:val="22"/>
          <w:lang w:val="en-GB"/>
        </w:rPr>
        <w:t xml:space="preserve">) was also in </w:t>
      </w:r>
      <w:r w:rsidRPr="00D66277">
        <w:rPr>
          <w:rFonts w:ascii="Calibri" w:hAnsi="Calibri" w:cs="Calibri"/>
          <w:i/>
          <w:color w:val="ED7D31" w:themeColor="accent2"/>
          <w:sz w:val="22"/>
          <w:szCs w:val="22"/>
          <w:lang w:val="en-GB"/>
        </w:rPr>
        <w:t>ITIH1</w:t>
      </w:r>
      <w:r w:rsidR="00EE78BE">
        <w:rPr>
          <w:rFonts w:ascii="Calibri" w:hAnsi="Calibri" w:cs="Calibri"/>
          <w:color w:val="ED7D31" w:themeColor="accent2"/>
          <w:sz w:val="22"/>
          <w:szCs w:val="22"/>
          <w:lang w:val="en-GB"/>
        </w:rPr>
        <w:t xml:space="preserve">. Multiple </w:t>
      </w:r>
      <w:r w:rsidR="00EE78BE" w:rsidRPr="00EE78BE">
        <w:rPr>
          <w:rFonts w:ascii="Calibri" w:hAnsi="Calibri" w:cs="Calibri"/>
          <w:i/>
          <w:color w:val="ED7D31" w:themeColor="accent2"/>
          <w:sz w:val="22"/>
          <w:szCs w:val="22"/>
          <w:lang w:val="en-GB"/>
        </w:rPr>
        <w:t>ITIH</w:t>
      </w:r>
      <w:r w:rsidR="00EE78BE">
        <w:rPr>
          <w:rFonts w:ascii="Calibri" w:hAnsi="Calibri" w:cs="Calibri"/>
          <w:color w:val="ED7D31" w:themeColor="accent2"/>
          <w:sz w:val="22"/>
          <w:szCs w:val="22"/>
          <w:lang w:val="en-GB"/>
        </w:rPr>
        <w:t xml:space="preserve"> genes exist in this locus so </w:t>
      </w:r>
      <w:r w:rsidR="00D92E0E">
        <w:rPr>
          <w:rFonts w:ascii="Calibri" w:hAnsi="Calibri" w:cs="Calibri"/>
          <w:color w:val="ED7D31" w:themeColor="accent2"/>
          <w:sz w:val="22"/>
          <w:szCs w:val="22"/>
          <w:lang w:val="en-GB"/>
        </w:rPr>
        <w:t>any of these genes would benefit from further study.</w:t>
      </w:r>
    </w:p>
    <w:p w14:paraId="51E90A98" w14:textId="5B2E996E" w:rsidR="00D66277" w:rsidRPr="007C132D" w:rsidRDefault="00FB5AA0" w:rsidP="007C132D">
      <w:pPr>
        <w:pStyle w:val="ListParagraph"/>
        <w:spacing w:line="276" w:lineRule="auto"/>
        <w:jc w:val="both"/>
        <w:rPr>
          <w:rFonts w:asciiTheme="minorHAnsi" w:hAnsiTheme="minorHAnsi" w:cstheme="minorHAnsi"/>
          <w:color w:val="7030A0"/>
          <w:sz w:val="22"/>
          <w:szCs w:val="22"/>
          <w:lang w:val="en-GB"/>
        </w:rPr>
      </w:pPr>
      <w:r w:rsidRPr="00FB5AA0">
        <w:rPr>
          <w:rFonts w:asciiTheme="minorHAnsi" w:hAnsiTheme="minorHAnsi" w:cstheme="minorHAnsi"/>
          <w:color w:val="7030A0"/>
          <w:sz w:val="22"/>
          <w:szCs w:val="22"/>
          <w:lang w:val="en-GB"/>
        </w:rPr>
        <w:t>There are</w:t>
      </w:r>
      <w:r>
        <w:rPr>
          <w:rFonts w:asciiTheme="minorHAnsi" w:hAnsiTheme="minorHAnsi" w:cstheme="minorHAnsi"/>
          <w:color w:val="7030A0"/>
          <w:sz w:val="22"/>
          <w:szCs w:val="22"/>
          <w:lang w:val="en-GB"/>
        </w:rPr>
        <w:t xml:space="preserve"> significant variants appear to be spread around the start and end of </w:t>
      </w:r>
      <w:r w:rsidRPr="00FB5AA0">
        <w:rPr>
          <w:rFonts w:asciiTheme="minorHAnsi" w:hAnsiTheme="minorHAnsi" w:cstheme="minorHAnsi"/>
          <w:i/>
          <w:color w:val="7030A0"/>
          <w:sz w:val="22"/>
          <w:szCs w:val="22"/>
          <w:lang w:val="en-GB"/>
        </w:rPr>
        <w:t>APP</w:t>
      </w:r>
      <w:r>
        <w:rPr>
          <w:rFonts w:asciiTheme="minorHAnsi" w:hAnsiTheme="minorHAnsi" w:cstheme="minorHAnsi"/>
          <w:color w:val="7030A0"/>
          <w:sz w:val="22"/>
          <w:szCs w:val="22"/>
          <w:lang w:val="en-GB"/>
        </w:rPr>
        <w:t xml:space="preserve"> without a single </w:t>
      </w:r>
      <w:proofErr w:type="spellStart"/>
      <w:r>
        <w:rPr>
          <w:rFonts w:asciiTheme="minorHAnsi" w:hAnsiTheme="minorHAnsi" w:cstheme="minorHAnsi"/>
          <w:color w:val="7030A0"/>
          <w:sz w:val="22"/>
          <w:szCs w:val="22"/>
          <w:lang w:val="en-GB"/>
        </w:rPr>
        <w:t>exonic</w:t>
      </w:r>
      <w:proofErr w:type="spellEnd"/>
      <w:r>
        <w:rPr>
          <w:rFonts w:asciiTheme="minorHAnsi" w:hAnsiTheme="minorHAnsi" w:cstheme="minorHAnsi"/>
          <w:color w:val="7030A0"/>
          <w:sz w:val="22"/>
          <w:szCs w:val="22"/>
          <w:lang w:val="en-GB"/>
        </w:rPr>
        <w:t xml:space="preserve"> variant observed. There are some </w:t>
      </w:r>
      <w:proofErr w:type="spellStart"/>
      <w:r>
        <w:rPr>
          <w:rFonts w:asciiTheme="minorHAnsi" w:hAnsiTheme="minorHAnsi" w:cstheme="minorHAnsi"/>
          <w:color w:val="7030A0"/>
          <w:sz w:val="22"/>
          <w:szCs w:val="22"/>
          <w:lang w:val="en-GB"/>
        </w:rPr>
        <w:t>eQTLs</w:t>
      </w:r>
      <w:proofErr w:type="spellEnd"/>
      <w:r>
        <w:rPr>
          <w:rFonts w:asciiTheme="minorHAnsi" w:hAnsiTheme="minorHAnsi" w:cstheme="minorHAnsi"/>
          <w:color w:val="7030A0"/>
          <w:sz w:val="22"/>
          <w:szCs w:val="22"/>
          <w:lang w:val="en-GB"/>
        </w:rPr>
        <w:t xml:space="preserve"> in the locus for other genes (</w:t>
      </w:r>
      <w:r w:rsidR="002C4AEE" w:rsidRPr="00FB5AA0">
        <w:rPr>
          <w:rFonts w:asciiTheme="minorHAnsi" w:hAnsiTheme="minorHAnsi" w:cstheme="minorHAnsi"/>
          <w:i/>
          <w:color w:val="7030A0"/>
          <w:sz w:val="22"/>
          <w:szCs w:val="22"/>
          <w:lang w:val="en-GB"/>
        </w:rPr>
        <w:t>ADAMTS5</w:t>
      </w:r>
      <w:r w:rsidR="002C4AEE" w:rsidRPr="00FB5AA0">
        <w:rPr>
          <w:rFonts w:asciiTheme="minorHAnsi" w:hAnsiTheme="minorHAnsi" w:cstheme="minorHAnsi"/>
          <w:color w:val="7030A0"/>
          <w:sz w:val="22"/>
          <w:szCs w:val="22"/>
          <w:lang w:val="en-GB"/>
        </w:rPr>
        <w:t xml:space="preserve"> and </w:t>
      </w:r>
      <w:r w:rsidR="002C4AEE" w:rsidRPr="00FB5AA0">
        <w:rPr>
          <w:rFonts w:asciiTheme="minorHAnsi" w:hAnsiTheme="minorHAnsi" w:cstheme="minorHAnsi"/>
          <w:i/>
          <w:color w:val="7030A0"/>
          <w:sz w:val="22"/>
          <w:szCs w:val="22"/>
          <w:lang w:val="en-GB"/>
        </w:rPr>
        <w:t>MRPL3</w:t>
      </w:r>
      <w:r w:rsidR="002C4AEE">
        <w:rPr>
          <w:rFonts w:asciiTheme="minorHAnsi" w:hAnsiTheme="minorHAnsi" w:cstheme="minorHAnsi"/>
          <w:color w:val="7030A0"/>
          <w:sz w:val="22"/>
          <w:szCs w:val="22"/>
          <w:lang w:val="en-GB"/>
        </w:rPr>
        <w:t xml:space="preserve">). Based on this evidence </w:t>
      </w:r>
      <w:r w:rsidR="002C4AEE" w:rsidRPr="007C132D">
        <w:rPr>
          <w:rFonts w:asciiTheme="minorHAnsi" w:hAnsiTheme="minorHAnsi" w:cstheme="minorHAnsi"/>
          <w:i/>
          <w:color w:val="7030A0"/>
          <w:sz w:val="22"/>
          <w:szCs w:val="22"/>
          <w:lang w:val="en-GB"/>
        </w:rPr>
        <w:t>APP</w:t>
      </w:r>
      <w:r w:rsidR="002C4AEE">
        <w:rPr>
          <w:rFonts w:asciiTheme="minorHAnsi" w:hAnsiTheme="minorHAnsi" w:cstheme="minorHAnsi"/>
          <w:color w:val="7030A0"/>
          <w:sz w:val="22"/>
          <w:szCs w:val="22"/>
          <w:lang w:val="en-GB"/>
        </w:rPr>
        <w:t xml:space="preserve"> is the most likely gene of interest. Rare missense variants in </w:t>
      </w:r>
      <w:r w:rsidR="002C4AEE" w:rsidRPr="002C4AEE">
        <w:rPr>
          <w:rFonts w:asciiTheme="minorHAnsi" w:hAnsiTheme="minorHAnsi" w:cstheme="minorHAnsi"/>
          <w:i/>
          <w:color w:val="7030A0"/>
          <w:sz w:val="22"/>
          <w:szCs w:val="22"/>
          <w:lang w:val="en-GB"/>
        </w:rPr>
        <w:t>APP</w:t>
      </w:r>
      <w:r w:rsidR="002C4AEE">
        <w:rPr>
          <w:rFonts w:asciiTheme="minorHAnsi" w:hAnsiTheme="minorHAnsi" w:cstheme="minorHAnsi"/>
          <w:color w:val="7030A0"/>
          <w:sz w:val="22"/>
          <w:szCs w:val="22"/>
          <w:lang w:val="en-GB"/>
        </w:rPr>
        <w:t xml:space="preserve"> are known to cause early onset Alzheimer’s disease. Interestingly, there are no </w:t>
      </w:r>
      <w:proofErr w:type="spellStart"/>
      <w:r w:rsidR="002C4AEE">
        <w:rPr>
          <w:rFonts w:asciiTheme="minorHAnsi" w:hAnsiTheme="minorHAnsi" w:cstheme="minorHAnsi"/>
          <w:color w:val="7030A0"/>
          <w:sz w:val="22"/>
          <w:szCs w:val="22"/>
          <w:lang w:val="en-GB"/>
        </w:rPr>
        <w:t>exonic</w:t>
      </w:r>
      <w:proofErr w:type="spellEnd"/>
      <w:r w:rsidR="002C4AEE">
        <w:rPr>
          <w:rFonts w:asciiTheme="minorHAnsi" w:hAnsiTheme="minorHAnsi" w:cstheme="minorHAnsi"/>
          <w:color w:val="7030A0"/>
          <w:sz w:val="22"/>
          <w:szCs w:val="22"/>
          <w:lang w:val="en-GB"/>
        </w:rPr>
        <w:t xml:space="preserve"> variants in this GWAS of late onset Alzheimer’s disease</w:t>
      </w:r>
      <w:r w:rsidR="007C132D">
        <w:rPr>
          <w:rFonts w:asciiTheme="minorHAnsi" w:hAnsiTheme="minorHAnsi" w:cstheme="minorHAnsi"/>
          <w:color w:val="7030A0"/>
          <w:sz w:val="22"/>
          <w:szCs w:val="22"/>
          <w:lang w:val="en-GB"/>
        </w:rPr>
        <w:t xml:space="preserve">. This suggests that deleterious mutations in </w:t>
      </w:r>
      <w:r w:rsidR="007C132D" w:rsidRPr="007C132D">
        <w:rPr>
          <w:rFonts w:asciiTheme="minorHAnsi" w:hAnsiTheme="minorHAnsi" w:cstheme="minorHAnsi"/>
          <w:i/>
          <w:color w:val="7030A0"/>
          <w:sz w:val="22"/>
          <w:szCs w:val="22"/>
          <w:lang w:val="en-GB"/>
        </w:rPr>
        <w:t>APP</w:t>
      </w:r>
      <w:r w:rsidR="007C132D">
        <w:rPr>
          <w:rFonts w:asciiTheme="minorHAnsi" w:hAnsiTheme="minorHAnsi" w:cstheme="minorHAnsi"/>
          <w:color w:val="7030A0"/>
          <w:sz w:val="22"/>
          <w:szCs w:val="22"/>
          <w:lang w:val="en-GB"/>
        </w:rPr>
        <w:t xml:space="preserve"> lead to early onset whereas less severe mutations in and around </w:t>
      </w:r>
      <w:r w:rsidR="007C132D" w:rsidRPr="007C132D">
        <w:rPr>
          <w:rFonts w:asciiTheme="minorHAnsi" w:hAnsiTheme="minorHAnsi" w:cstheme="minorHAnsi"/>
          <w:i/>
          <w:color w:val="7030A0"/>
          <w:sz w:val="22"/>
          <w:szCs w:val="22"/>
          <w:lang w:val="en-GB"/>
        </w:rPr>
        <w:t>APP</w:t>
      </w:r>
      <w:r w:rsidR="007C132D">
        <w:rPr>
          <w:rFonts w:asciiTheme="minorHAnsi" w:hAnsiTheme="minorHAnsi" w:cstheme="minorHAnsi"/>
          <w:color w:val="7030A0"/>
          <w:sz w:val="22"/>
          <w:szCs w:val="22"/>
          <w:lang w:val="en-GB"/>
        </w:rPr>
        <w:t xml:space="preserve"> (picked up in this GWAS) lead to late onset.</w:t>
      </w:r>
    </w:p>
    <w:p w14:paraId="5A18E1E4" w14:textId="093DE93E" w:rsidR="00A62BAA" w:rsidRPr="00D66277" w:rsidRDefault="00D66277" w:rsidP="00D66277">
      <w:pPr>
        <w:pStyle w:val="ListParagraph"/>
        <w:spacing w:line="276" w:lineRule="auto"/>
        <w:jc w:val="both"/>
        <w:rPr>
          <w:rFonts w:asciiTheme="minorHAnsi" w:hAnsiTheme="minorHAnsi" w:cstheme="minorHAnsi"/>
          <w:color w:val="A01300"/>
          <w:sz w:val="22"/>
          <w:szCs w:val="22"/>
          <w:lang w:val="en-GB"/>
        </w:rPr>
      </w:pPr>
      <w:r>
        <w:rPr>
          <w:rFonts w:asciiTheme="minorHAnsi" w:hAnsiTheme="minorHAnsi" w:cstheme="minorHAnsi"/>
          <w:color w:val="A01300"/>
          <w:sz w:val="22"/>
          <w:szCs w:val="22"/>
          <w:lang w:val="en-GB"/>
        </w:rPr>
        <w:t>G</w:t>
      </w:r>
      <w:r w:rsidR="00A62BAA" w:rsidRPr="006F513B">
        <w:rPr>
          <w:rFonts w:asciiTheme="minorHAnsi" w:hAnsiTheme="minorHAnsi" w:cstheme="minorHAnsi"/>
          <w:color w:val="A01300"/>
          <w:sz w:val="22"/>
          <w:szCs w:val="22"/>
          <w:lang w:val="en-GB"/>
        </w:rPr>
        <w:t xml:space="preserve">iven the information available here, </w:t>
      </w:r>
      <w:r w:rsidR="00A62BAA" w:rsidRPr="006F513B">
        <w:rPr>
          <w:rFonts w:asciiTheme="minorHAnsi" w:hAnsiTheme="minorHAnsi" w:cstheme="minorHAnsi"/>
          <w:i/>
          <w:color w:val="A01300"/>
          <w:sz w:val="22"/>
          <w:szCs w:val="22"/>
          <w:lang w:val="en-GB"/>
        </w:rPr>
        <w:t>LRRC48</w:t>
      </w:r>
      <w:r w:rsidR="00A62BAA" w:rsidRPr="006F513B">
        <w:rPr>
          <w:rFonts w:asciiTheme="minorHAnsi" w:hAnsiTheme="minorHAnsi" w:cstheme="minorHAnsi"/>
          <w:color w:val="A01300"/>
          <w:sz w:val="22"/>
          <w:szCs w:val="22"/>
          <w:lang w:val="en-GB"/>
        </w:rPr>
        <w:t xml:space="preserve">, is an interesting candidate. This gene is located closely to the </w:t>
      </w:r>
      <w:proofErr w:type="spellStart"/>
      <w:r w:rsidR="00A62BAA" w:rsidRPr="006F513B">
        <w:rPr>
          <w:rFonts w:asciiTheme="minorHAnsi" w:hAnsiTheme="minorHAnsi" w:cstheme="minorHAnsi"/>
          <w:color w:val="A01300"/>
          <w:sz w:val="22"/>
          <w:szCs w:val="22"/>
          <w:lang w:val="en-GB"/>
        </w:rPr>
        <w:t>exonic</w:t>
      </w:r>
      <w:proofErr w:type="spellEnd"/>
      <w:r w:rsidR="00A62BAA" w:rsidRPr="006F513B">
        <w:rPr>
          <w:rFonts w:asciiTheme="minorHAnsi" w:hAnsiTheme="minorHAnsi" w:cstheme="minorHAnsi"/>
          <w:color w:val="A01300"/>
          <w:sz w:val="22"/>
          <w:szCs w:val="22"/>
          <w:lang w:val="en-GB"/>
        </w:rPr>
        <w:t xml:space="preserve"> SNP with </w:t>
      </w:r>
      <w:r w:rsidR="00A62BAA" w:rsidRPr="00D66277">
        <w:rPr>
          <w:rFonts w:asciiTheme="minorHAnsi" w:hAnsiTheme="minorHAnsi" w:cstheme="minorHAnsi"/>
          <w:color w:val="A01300"/>
          <w:sz w:val="22"/>
          <w:szCs w:val="22"/>
          <w:lang w:val="en-GB"/>
        </w:rPr>
        <w:t>a high CADD score, suggesting that it might negatively influence the function of this gene.</w:t>
      </w:r>
      <w:r w:rsidR="00694617">
        <w:rPr>
          <w:rFonts w:asciiTheme="minorHAnsi" w:hAnsiTheme="minorHAnsi" w:cstheme="minorHAnsi"/>
          <w:color w:val="A01300"/>
          <w:sz w:val="22"/>
          <w:szCs w:val="22"/>
          <w:lang w:val="en-GB"/>
        </w:rPr>
        <w:t xml:space="preserve"> </w:t>
      </w:r>
      <w:r w:rsidR="00277EA2" w:rsidRPr="002E561F">
        <w:rPr>
          <w:rFonts w:asciiTheme="minorHAnsi" w:hAnsiTheme="minorHAnsi" w:cstheme="minorHAnsi"/>
          <w:i/>
          <w:color w:val="A01300"/>
          <w:sz w:val="22"/>
          <w:szCs w:val="22"/>
          <w:lang w:val="en-GB"/>
        </w:rPr>
        <w:t>MYO15A</w:t>
      </w:r>
      <w:r w:rsidR="00277EA2">
        <w:rPr>
          <w:rFonts w:asciiTheme="minorHAnsi" w:hAnsiTheme="minorHAnsi" w:cstheme="minorHAnsi"/>
          <w:color w:val="A01300"/>
          <w:sz w:val="22"/>
          <w:szCs w:val="22"/>
          <w:lang w:val="en-GB"/>
        </w:rPr>
        <w:t xml:space="preserve"> may also be an interesting candidate as t</w:t>
      </w:r>
      <w:r w:rsidR="00694617">
        <w:rPr>
          <w:rFonts w:asciiTheme="minorHAnsi" w:hAnsiTheme="minorHAnsi" w:cstheme="minorHAnsi"/>
          <w:color w:val="A01300"/>
          <w:sz w:val="22"/>
          <w:szCs w:val="22"/>
          <w:lang w:val="en-GB"/>
        </w:rPr>
        <w:t xml:space="preserve">here </w:t>
      </w:r>
      <w:r w:rsidR="00277EA2">
        <w:rPr>
          <w:rFonts w:asciiTheme="minorHAnsi" w:hAnsiTheme="minorHAnsi" w:cstheme="minorHAnsi"/>
          <w:color w:val="A01300"/>
          <w:sz w:val="22"/>
          <w:szCs w:val="22"/>
          <w:lang w:val="en-GB"/>
        </w:rPr>
        <w:t xml:space="preserve">are </w:t>
      </w:r>
      <w:proofErr w:type="spellStart"/>
      <w:r w:rsidR="00694617">
        <w:rPr>
          <w:rFonts w:asciiTheme="minorHAnsi" w:hAnsiTheme="minorHAnsi" w:cstheme="minorHAnsi"/>
          <w:color w:val="A01300"/>
          <w:sz w:val="22"/>
          <w:szCs w:val="22"/>
          <w:lang w:val="en-GB"/>
        </w:rPr>
        <w:t>eQTLs</w:t>
      </w:r>
      <w:proofErr w:type="spellEnd"/>
      <w:r w:rsidR="00694617">
        <w:rPr>
          <w:rFonts w:asciiTheme="minorHAnsi" w:hAnsiTheme="minorHAnsi" w:cstheme="minorHAnsi"/>
          <w:color w:val="A01300"/>
          <w:sz w:val="22"/>
          <w:szCs w:val="22"/>
          <w:lang w:val="en-GB"/>
        </w:rPr>
        <w:t xml:space="preserve"> for</w:t>
      </w:r>
      <w:r w:rsidR="00277EA2">
        <w:rPr>
          <w:rFonts w:asciiTheme="minorHAnsi" w:hAnsiTheme="minorHAnsi" w:cstheme="minorHAnsi"/>
          <w:color w:val="A01300"/>
          <w:sz w:val="22"/>
          <w:szCs w:val="22"/>
          <w:lang w:val="en-GB"/>
        </w:rPr>
        <w:t xml:space="preserve"> this gene in the locus</w:t>
      </w:r>
      <w:r w:rsidR="00694617">
        <w:rPr>
          <w:rFonts w:asciiTheme="minorHAnsi" w:hAnsiTheme="minorHAnsi" w:cstheme="minorHAnsi"/>
          <w:i/>
          <w:color w:val="A01300"/>
          <w:sz w:val="22"/>
          <w:szCs w:val="22"/>
          <w:lang w:val="en-GB"/>
        </w:rPr>
        <w:t>.</w:t>
      </w:r>
    </w:p>
    <w:p w14:paraId="079EBCE0" w14:textId="48BE4894" w:rsidR="00A62BAA" w:rsidRPr="006F513B" w:rsidRDefault="00D66277" w:rsidP="00A62BAA">
      <w:pPr>
        <w:pStyle w:val="ListParagraph"/>
        <w:spacing w:line="276" w:lineRule="auto"/>
        <w:jc w:val="both"/>
        <w:rPr>
          <w:rFonts w:asciiTheme="minorHAnsi" w:hAnsiTheme="minorHAnsi" w:cstheme="minorHAnsi"/>
          <w:color w:val="01A531"/>
          <w:sz w:val="22"/>
          <w:szCs w:val="22"/>
          <w:lang w:val="en-GB"/>
        </w:rPr>
      </w:pPr>
      <w:r>
        <w:rPr>
          <w:rFonts w:asciiTheme="minorHAnsi" w:hAnsiTheme="minorHAnsi" w:cstheme="minorHAnsi"/>
          <w:color w:val="01A531"/>
          <w:sz w:val="22"/>
          <w:szCs w:val="22"/>
          <w:lang w:val="en-GB"/>
        </w:rPr>
        <w:t>Given</w:t>
      </w:r>
      <w:r w:rsidR="00A62BAA" w:rsidRPr="006F513B">
        <w:rPr>
          <w:rFonts w:asciiTheme="minorHAnsi" w:hAnsiTheme="minorHAnsi" w:cstheme="minorHAnsi"/>
          <w:color w:val="01A531"/>
          <w:sz w:val="22"/>
          <w:szCs w:val="22"/>
          <w:lang w:val="en-GB"/>
        </w:rPr>
        <w:t xml:space="preserve"> the information available here, </w:t>
      </w:r>
      <w:r w:rsidR="00A62BAA" w:rsidRPr="006F513B">
        <w:rPr>
          <w:rFonts w:asciiTheme="minorHAnsi" w:hAnsiTheme="minorHAnsi" w:cstheme="minorHAnsi"/>
          <w:i/>
          <w:color w:val="01A531"/>
          <w:sz w:val="22"/>
          <w:szCs w:val="22"/>
          <w:lang w:val="en-GB"/>
        </w:rPr>
        <w:t>UBE3B</w:t>
      </w:r>
      <w:r w:rsidR="00A62BAA" w:rsidRPr="006F513B">
        <w:rPr>
          <w:rFonts w:asciiTheme="minorHAnsi" w:hAnsiTheme="minorHAnsi" w:cstheme="minorHAnsi"/>
          <w:color w:val="01A531"/>
          <w:sz w:val="22"/>
          <w:szCs w:val="22"/>
          <w:lang w:val="en-GB"/>
        </w:rPr>
        <w:t xml:space="preserve"> is an interesting candidate. This gene is located closely to the </w:t>
      </w:r>
      <w:proofErr w:type="spellStart"/>
      <w:r w:rsidR="00A62BAA" w:rsidRPr="006F513B">
        <w:rPr>
          <w:rFonts w:asciiTheme="minorHAnsi" w:hAnsiTheme="minorHAnsi" w:cstheme="minorHAnsi"/>
          <w:color w:val="01A531"/>
          <w:sz w:val="22"/>
          <w:szCs w:val="22"/>
          <w:lang w:val="en-GB"/>
        </w:rPr>
        <w:t>exonic</w:t>
      </w:r>
      <w:proofErr w:type="spellEnd"/>
      <w:r w:rsidR="00A62BAA" w:rsidRPr="006F513B">
        <w:rPr>
          <w:rFonts w:asciiTheme="minorHAnsi" w:hAnsiTheme="minorHAnsi" w:cstheme="minorHAnsi"/>
          <w:color w:val="01A531"/>
          <w:sz w:val="22"/>
          <w:szCs w:val="22"/>
          <w:lang w:val="en-GB"/>
        </w:rPr>
        <w:t xml:space="preserve"> SNP with a high CADD score, suggesting that it might negatively influence the function of this gene. </w:t>
      </w:r>
    </w:p>
    <w:p w14:paraId="6FC09711" w14:textId="63B943D9" w:rsidR="00D6140A" w:rsidRDefault="00D6140A" w:rsidP="00D6140A">
      <w:pPr>
        <w:spacing w:line="276" w:lineRule="auto"/>
        <w:jc w:val="both"/>
        <w:rPr>
          <w:rFonts w:asciiTheme="minorHAnsi" w:hAnsiTheme="minorHAnsi" w:cstheme="minorHAnsi"/>
          <w:sz w:val="22"/>
          <w:szCs w:val="22"/>
          <w:lang w:val="en-GB"/>
        </w:rPr>
      </w:pPr>
    </w:p>
    <w:p w14:paraId="6573921D" w14:textId="77777777" w:rsidR="00086AD1" w:rsidRPr="00B863A0" w:rsidRDefault="00086AD1" w:rsidP="00086AD1">
      <w:pPr>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Chromatin interactions</w:t>
      </w:r>
    </w:p>
    <w:p w14:paraId="1DB95AB9" w14:textId="1D7AE453" w:rsidR="00086AD1" w:rsidRDefault="00086AD1" w:rsidP="00086AD1">
      <w:pPr>
        <w:pStyle w:val="ListParagraph"/>
        <w:numPr>
          <w:ilvl w:val="0"/>
          <w:numId w:val="16"/>
        </w:numPr>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 xml:space="preserve">In the ‘Results’ section, click ‘Chromatin </w:t>
      </w:r>
      <w:proofErr w:type="gramStart"/>
      <w:r w:rsidRPr="00B863A0">
        <w:rPr>
          <w:rFonts w:asciiTheme="minorHAnsi" w:hAnsiTheme="minorHAnsi" w:cstheme="minorHAnsi"/>
          <w:sz w:val="22"/>
          <w:szCs w:val="22"/>
          <w:lang w:val="en-GB"/>
        </w:rPr>
        <w:t>interactions’</w:t>
      </w:r>
      <w:proofErr w:type="gramEnd"/>
      <w:r w:rsidRPr="00B863A0">
        <w:rPr>
          <w:rFonts w:asciiTheme="minorHAnsi" w:hAnsiTheme="minorHAnsi" w:cstheme="minorHAnsi"/>
          <w:sz w:val="22"/>
          <w:szCs w:val="22"/>
          <w:lang w:val="en-GB"/>
        </w:rPr>
        <w:t xml:space="preserve">. If you scroll down you find </w:t>
      </w:r>
      <w:proofErr w:type="spellStart"/>
      <w:r w:rsidRPr="00B863A0">
        <w:rPr>
          <w:rFonts w:asciiTheme="minorHAnsi" w:hAnsiTheme="minorHAnsi" w:cstheme="minorHAnsi"/>
          <w:sz w:val="22"/>
          <w:szCs w:val="22"/>
          <w:lang w:val="en-GB"/>
        </w:rPr>
        <w:t>circos</w:t>
      </w:r>
      <w:proofErr w:type="spellEnd"/>
      <w:r w:rsidRPr="00B863A0">
        <w:rPr>
          <w:rFonts w:asciiTheme="minorHAnsi" w:hAnsiTheme="minorHAnsi" w:cstheme="minorHAnsi"/>
          <w:sz w:val="22"/>
          <w:szCs w:val="22"/>
          <w:lang w:val="en-GB"/>
        </w:rPr>
        <w:t xml:space="preserve"> plots, showing </w:t>
      </w:r>
      <w:proofErr w:type="spellStart"/>
      <w:r w:rsidRPr="00B863A0">
        <w:rPr>
          <w:rFonts w:asciiTheme="minorHAnsi" w:hAnsiTheme="minorHAnsi" w:cstheme="minorHAnsi"/>
          <w:sz w:val="22"/>
          <w:szCs w:val="22"/>
          <w:lang w:val="en-GB"/>
        </w:rPr>
        <w:t>eQTL</w:t>
      </w:r>
      <w:proofErr w:type="spellEnd"/>
      <w:r w:rsidRPr="00B863A0">
        <w:rPr>
          <w:rFonts w:asciiTheme="minorHAnsi" w:hAnsiTheme="minorHAnsi" w:cstheme="minorHAnsi"/>
          <w:sz w:val="22"/>
          <w:szCs w:val="22"/>
          <w:lang w:val="en-GB"/>
        </w:rPr>
        <w:t xml:space="preserve"> and chromatin interactions per chromosome (read the info text on the </w:t>
      </w:r>
      <w:proofErr w:type="spellStart"/>
      <w:r w:rsidRPr="00B863A0">
        <w:rPr>
          <w:rFonts w:asciiTheme="minorHAnsi" w:hAnsiTheme="minorHAnsi" w:cstheme="minorHAnsi"/>
          <w:sz w:val="22"/>
          <w:szCs w:val="22"/>
          <w:lang w:val="en-GB"/>
        </w:rPr>
        <w:t>circos</w:t>
      </w:r>
      <w:proofErr w:type="spellEnd"/>
      <w:r w:rsidRPr="00B863A0">
        <w:rPr>
          <w:rFonts w:asciiTheme="minorHAnsi" w:hAnsiTheme="minorHAnsi" w:cstheme="minorHAnsi"/>
          <w:sz w:val="22"/>
          <w:szCs w:val="22"/>
          <w:lang w:val="en-GB"/>
        </w:rPr>
        <w:t xml:space="preserve"> plots). As mentioned earlier, </w:t>
      </w:r>
      <w:r w:rsidR="00DB515C">
        <w:rPr>
          <w:rFonts w:asciiTheme="minorHAnsi" w:hAnsiTheme="minorHAnsi" w:cstheme="minorHAnsi"/>
          <w:sz w:val="22"/>
          <w:szCs w:val="22"/>
          <w:lang w:val="en-GB"/>
        </w:rPr>
        <w:t>this data</w:t>
      </w:r>
      <w:r w:rsidRPr="00B863A0">
        <w:rPr>
          <w:rFonts w:asciiTheme="minorHAnsi" w:hAnsiTheme="minorHAnsi" w:cstheme="minorHAnsi"/>
          <w:sz w:val="22"/>
          <w:szCs w:val="22"/>
          <w:lang w:val="en-GB"/>
        </w:rPr>
        <w:t xml:space="preserve"> allow</w:t>
      </w:r>
      <w:r w:rsidR="00DB515C">
        <w:rPr>
          <w:rFonts w:asciiTheme="minorHAnsi" w:hAnsiTheme="minorHAnsi" w:cstheme="minorHAnsi"/>
          <w:sz w:val="22"/>
          <w:szCs w:val="22"/>
          <w:lang w:val="en-GB"/>
        </w:rPr>
        <w:t>s</w:t>
      </w:r>
      <w:r w:rsidR="0046771D">
        <w:rPr>
          <w:rFonts w:asciiTheme="minorHAnsi" w:hAnsiTheme="minorHAnsi" w:cstheme="minorHAnsi"/>
          <w:sz w:val="22"/>
          <w:szCs w:val="22"/>
          <w:lang w:val="en-GB"/>
        </w:rPr>
        <w:t xml:space="preserve"> </w:t>
      </w:r>
      <w:r w:rsidRPr="00B863A0">
        <w:rPr>
          <w:rFonts w:asciiTheme="minorHAnsi" w:hAnsiTheme="minorHAnsi" w:cstheme="minorHAnsi"/>
          <w:sz w:val="22"/>
          <w:szCs w:val="22"/>
          <w:lang w:val="en-GB"/>
        </w:rPr>
        <w:t>SNPs</w:t>
      </w:r>
      <w:r w:rsidR="00195D3E">
        <w:rPr>
          <w:rFonts w:asciiTheme="minorHAnsi" w:hAnsiTheme="minorHAnsi" w:cstheme="minorHAnsi"/>
          <w:sz w:val="22"/>
          <w:szCs w:val="22"/>
          <w:lang w:val="en-GB"/>
        </w:rPr>
        <w:t xml:space="preserve"> in the locus</w:t>
      </w:r>
      <w:r w:rsidRPr="00B863A0">
        <w:rPr>
          <w:rFonts w:asciiTheme="minorHAnsi" w:hAnsiTheme="minorHAnsi" w:cstheme="minorHAnsi"/>
          <w:sz w:val="22"/>
          <w:szCs w:val="22"/>
          <w:lang w:val="en-GB"/>
        </w:rPr>
        <w:t xml:space="preserve"> to be mapped to</w:t>
      </w:r>
      <w:r w:rsidR="00195D3E">
        <w:rPr>
          <w:rFonts w:asciiTheme="minorHAnsi" w:hAnsiTheme="minorHAnsi" w:cstheme="minorHAnsi"/>
          <w:sz w:val="22"/>
          <w:szCs w:val="22"/>
          <w:lang w:val="en-GB"/>
        </w:rPr>
        <w:t xml:space="preserve"> distal</w:t>
      </w:r>
      <w:r w:rsidRPr="00B863A0">
        <w:rPr>
          <w:rFonts w:asciiTheme="minorHAnsi" w:hAnsiTheme="minorHAnsi" w:cstheme="minorHAnsi"/>
          <w:sz w:val="22"/>
          <w:szCs w:val="22"/>
          <w:lang w:val="en-GB"/>
        </w:rPr>
        <w:t xml:space="preserve"> genes. </w:t>
      </w:r>
    </w:p>
    <w:p w14:paraId="76A25509" w14:textId="1C553CE9" w:rsidR="00854DD5" w:rsidRPr="00B863A0" w:rsidRDefault="00854DD5" w:rsidP="00854DD5">
      <w:pPr>
        <w:pStyle w:val="ListParagraph"/>
        <w:spacing w:line="276" w:lineRule="auto"/>
        <w:jc w:val="both"/>
        <w:rPr>
          <w:rFonts w:asciiTheme="minorHAnsi" w:hAnsiTheme="minorHAnsi" w:cstheme="minorHAnsi"/>
          <w:sz w:val="22"/>
          <w:szCs w:val="22"/>
          <w:lang w:val="en-GB"/>
        </w:rPr>
      </w:pPr>
      <w:r>
        <w:rPr>
          <w:rFonts w:asciiTheme="minorHAnsi" w:hAnsiTheme="minorHAnsi" w:cstheme="minorHAnsi"/>
          <w:sz w:val="22"/>
          <w:szCs w:val="22"/>
          <w:lang w:val="en-GB"/>
        </w:rPr>
        <w:t>[</w:t>
      </w:r>
      <w:r w:rsidRPr="003A231E">
        <w:rPr>
          <w:rFonts w:asciiTheme="minorHAnsi" w:hAnsiTheme="minorHAnsi" w:cstheme="minorHAnsi"/>
          <w:b/>
          <w:sz w:val="22"/>
          <w:szCs w:val="22"/>
          <w:lang w:val="en-GB"/>
        </w:rPr>
        <w:t xml:space="preserve">Hint: left click on the plot -&gt; open </w:t>
      </w:r>
      <w:r w:rsidR="003A231E" w:rsidRPr="003A231E">
        <w:rPr>
          <w:rFonts w:asciiTheme="minorHAnsi" w:hAnsiTheme="minorHAnsi" w:cstheme="minorHAnsi"/>
          <w:b/>
          <w:sz w:val="22"/>
          <w:szCs w:val="22"/>
          <w:lang w:val="en-GB"/>
        </w:rPr>
        <w:t xml:space="preserve">image </w:t>
      </w:r>
      <w:r w:rsidRPr="003A231E">
        <w:rPr>
          <w:rFonts w:asciiTheme="minorHAnsi" w:hAnsiTheme="minorHAnsi" w:cstheme="minorHAnsi"/>
          <w:b/>
          <w:sz w:val="22"/>
          <w:szCs w:val="22"/>
          <w:lang w:val="en-GB"/>
        </w:rPr>
        <w:t xml:space="preserve">in </w:t>
      </w:r>
      <w:r w:rsidR="003A231E" w:rsidRPr="003A231E">
        <w:rPr>
          <w:rFonts w:asciiTheme="minorHAnsi" w:hAnsiTheme="minorHAnsi" w:cstheme="minorHAnsi"/>
          <w:b/>
          <w:sz w:val="22"/>
          <w:szCs w:val="22"/>
          <w:lang w:val="en-GB"/>
        </w:rPr>
        <w:t>n</w:t>
      </w:r>
      <w:r w:rsidRPr="003A231E">
        <w:rPr>
          <w:rFonts w:asciiTheme="minorHAnsi" w:hAnsiTheme="minorHAnsi" w:cstheme="minorHAnsi"/>
          <w:b/>
          <w:sz w:val="22"/>
          <w:szCs w:val="22"/>
          <w:lang w:val="en-GB"/>
        </w:rPr>
        <w:t xml:space="preserve">ew </w:t>
      </w:r>
      <w:r w:rsidR="003A231E" w:rsidRPr="003A231E">
        <w:rPr>
          <w:rFonts w:asciiTheme="minorHAnsi" w:hAnsiTheme="minorHAnsi" w:cstheme="minorHAnsi"/>
          <w:b/>
          <w:sz w:val="22"/>
          <w:szCs w:val="22"/>
          <w:lang w:val="en-GB"/>
        </w:rPr>
        <w:t>t</w:t>
      </w:r>
      <w:r w:rsidRPr="003A231E">
        <w:rPr>
          <w:rFonts w:asciiTheme="minorHAnsi" w:hAnsiTheme="minorHAnsi" w:cstheme="minorHAnsi"/>
          <w:b/>
          <w:sz w:val="22"/>
          <w:szCs w:val="22"/>
          <w:lang w:val="en-GB"/>
        </w:rPr>
        <w:t>ab</w:t>
      </w:r>
      <w:r w:rsidR="003A231E">
        <w:rPr>
          <w:rFonts w:asciiTheme="minorHAnsi" w:hAnsiTheme="minorHAnsi" w:cstheme="minorHAnsi"/>
          <w:sz w:val="22"/>
          <w:szCs w:val="22"/>
          <w:lang w:val="en-GB"/>
        </w:rPr>
        <w:t>]</w:t>
      </w:r>
    </w:p>
    <w:p w14:paraId="6ADA2C2B" w14:textId="73C5AB8D" w:rsidR="00086AD1" w:rsidRPr="00B863A0" w:rsidRDefault="00086AD1" w:rsidP="00086AD1">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Q1</w:t>
      </w:r>
      <w:r>
        <w:rPr>
          <w:rFonts w:asciiTheme="minorHAnsi" w:hAnsiTheme="minorHAnsi" w:cstheme="minorHAnsi"/>
          <w:i/>
          <w:sz w:val="22"/>
          <w:szCs w:val="22"/>
          <w:lang w:val="en-GB"/>
        </w:rPr>
        <w:t>4</w:t>
      </w:r>
      <w:r w:rsidRPr="00B863A0">
        <w:rPr>
          <w:rFonts w:asciiTheme="minorHAnsi" w:hAnsiTheme="minorHAnsi" w:cstheme="minorHAnsi"/>
          <w:i/>
          <w:sz w:val="22"/>
          <w:szCs w:val="22"/>
          <w:lang w:val="en-GB"/>
        </w:rPr>
        <w:t xml:space="preserve">: In the </w:t>
      </w:r>
      <w:proofErr w:type="spellStart"/>
      <w:r w:rsidRPr="00B863A0">
        <w:rPr>
          <w:rFonts w:asciiTheme="minorHAnsi" w:hAnsiTheme="minorHAnsi" w:cstheme="minorHAnsi"/>
          <w:i/>
          <w:sz w:val="22"/>
          <w:szCs w:val="22"/>
          <w:lang w:val="en-GB"/>
        </w:rPr>
        <w:t>circos</w:t>
      </w:r>
      <w:proofErr w:type="spellEnd"/>
      <w:r w:rsidRPr="00B863A0">
        <w:rPr>
          <w:rFonts w:asciiTheme="minorHAnsi" w:hAnsiTheme="minorHAnsi" w:cstheme="minorHAnsi"/>
          <w:i/>
          <w:sz w:val="22"/>
          <w:szCs w:val="22"/>
          <w:lang w:val="en-GB"/>
        </w:rPr>
        <w:t xml:space="preserve"> plots, do you find examples of these long-range interactions, where genes are implied through interactions with (physically) distant regions? </w:t>
      </w:r>
      <w:r w:rsidR="002D15AC">
        <w:rPr>
          <w:rFonts w:asciiTheme="minorHAnsi" w:hAnsiTheme="minorHAnsi" w:cstheme="minorHAnsi"/>
          <w:i/>
          <w:sz w:val="22"/>
          <w:szCs w:val="22"/>
          <w:lang w:val="en-GB"/>
        </w:rPr>
        <w:t xml:space="preserve">How likely do you think these connections are to </w:t>
      </w:r>
      <w:r w:rsidR="00E96CAB">
        <w:rPr>
          <w:rFonts w:asciiTheme="minorHAnsi" w:hAnsiTheme="minorHAnsi" w:cstheme="minorHAnsi"/>
          <w:i/>
          <w:sz w:val="22"/>
          <w:szCs w:val="22"/>
          <w:lang w:val="en-GB"/>
        </w:rPr>
        <w:t>explain</w:t>
      </w:r>
      <w:r w:rsidR="00747619">
        <w:rPr>
          <w:rFonts w:asciiTheme="minorHAnsi" w:hAnsiTheme="minorHAnsi" w:cstheme="minorHAnsi"/>
          <w:i/>
          <w:sz w:val="22"/>
          <w:szCs w:val="22"/>
          <w:lang w:val="en-GB"/>
        </w:rPr>
        <w:t xml:space="preserve"> the</w:t>
      </w:r>
      <w:r w:rsidR="002D15AC">
        <w:rPr>
          <w:rFonts w:asciiTheme="minorHAnsi" w:hAnsiTheme="minorHAnsi" w:cstheme="minorHAnsi"/>
          <w:i/>
          <w:sz w:val="22"/>
          <w:szCs w:val="22"/>
          <w:lang w:val="en-GB"/>
        </w:rPr>
        <w:t xml:space="preserve"> causal</w:t>
      </w:r>
      <w:r w:rsidR="00747619">
        <w:rPr>
          <w:rFonts w:asciiTheme="minorHAnsi" w:hAnsiTheme="minorHAnsi" w:cstheme="minorHAnsi"/>
          <w:i/>
          <w:sz w:val="22"/>
          <w:szCs w:val="22"/>
          <w:lang w:val="en-GB"/>
        </w:rPr>
        <w:t xml:space="preserve"> chain from SNP to trait</w:t>
      </w:r>
      <w:r w:rsidR="002D15AC">
        <w:rPr>
          <w:rFonts w:asciiTheme="minorHAnsi" w:hAnsiTheme="minorHAnsi" w:cstheme="minorHAnsi"/>
          <w:i/>
          <w:sz w:val="22"/>
          <w:szCs w:val="22"/>
          <w:lang w:val="en-GB"/>
        </w:rPr>
        <w:t xml:space="preserve">? </w:t>
      </w:r>
      <w:r w:rsidRPr="00B863A0">
        <w:rPr>
          <w:rFonts w:asciiTheme="minorHAnsi" w:hAnsiTheme="minorHAnsi" w:cstheme="minorHAnsi"/>
          <w:i/>
          <w:sz w:val="22"/>
          <w:szCs w:val="22"/>
          <w:lang w:val="en-GB"/>
        </w:rPr>
        <w:t xml:space="preserve">What do the different layers and </w:t>
      </w:r>
      <w:proofErr w:type="spellStart"/>
      <w:r w:rsidRPr="00B863A0">
        <w:rPr>
          <w:rFonts w:asciiTheme="minorHAnsi" w:hAnsiTheme="minorHAnsi" w:cstheme="minorHAnsi"/>
          <w:i/>
          <w:sz w:val="22"/>
          <w:szCs w:val="22"/>
          <w:lang w:val="en-GB"/>
        </w:rPr>
        <w:t>colors</w:t>
      </w:r>
      <w:proofErr w:type="spellEnd"/>
      <w:r w:rsidRPr="00B863A0">
        <w:rPr>
          <w:rFonts w:asciiTheme="minorHAnsi" w:hAnsiTheme="minorHAnsi" w:cstheme="minorHAnsi"/>
          <w:i/>
          <w:sz w:val="22"/>
          <w:szCs w:val="22"/>
          <w:lang w:val="en-GB"/>
        </w:rPr>
        <w:t xml:space="preserve"> mean?</w:t>
      </w:r>
    </w:p>
    <w:p w14:paraId="4EDD59F8" w14:textId="77777777" w:rsidR="00086AD1" w:rsidRPr="00D06F3E" w:rsidRDefault="00086AD1" w:rsidP="00086AD1">
      <w:pPr>
        <w:shd w:val="clear" w:color="auto" w:fill="FFFFFF"/>
        <w:spacing w:before="100" w:beforeAutospacing="1" w:after="100" w:afterAutospacing="1"/>
        <w:ind w:left="720"/>
        <w:rPr>
          <w:rFonts w:asciiTheme="minorHAnsi" w:hAnsiTheme="minorHAnsi" w:cstheme="minorHAnsi"/>
          <w:color w:val="FF0000"/>
          <w:sz w:val="22"/>
          <w:szCs w:val="22"/>
          <w:lang w:val="en-GB"/>
        </w:rPr>
      </w:pPr>
      <w:r w:rsidRPr="00D06F3E">
        <w:rPr>
          <w:rFonts w:asciiTheme="minorHAnsi" w:hAnsiTheme="minorHAnsi" w:cstheme="minorHAnsi"/>
          <w:color w:val="FF0000"/>
          <w:sz w:val="22"/>
          <w:szCs w:val="22"/>
          <w:lang w:val="en-GB"/>
        </w:rPr>
        <w:t>Manhattan plot: The most outer layer. Only SNPs with P &lt; 0.05 are displayed. SNPs in genomic risk loci are color-coded as a function of their maximum r</w:t>
      </w:r>
      <w:r w:rsidRPr="00D06F3E">
        <w:rPr>
          <w:rFonts w:asciiTheme="minorHAnsi" w:hAnsiTheme="minorHAnsi" w:cstheme="minorHAnsi"/>
          <w:color w:val="FF0000"/>
          <w:sz w:val="22"/>
          <w:szCs w:val="22"/>
          <w:vertAlign w:val="superscript"/>
          <w:lang w:val="en-GB"/>
        </w:rPr>
        <w:t>2</w:t>
      </w:r>
      <w:r w:rsidRPr="00D06F3E">
        <w:rPr>
          <w:rFonts w:asciiTheme="minorHAnsi" w:hAnsiTheme="minorHAnsi" w:cstheme="minorHAnsi"/>
          <w:color w:val="FF0000"/>
          <w:sz w:val="22"/>
          <w:szCs w:val="22"/>
          <w:lang w:val="en-GB"/>
        </w:rPr>
        <w:t> to the one of the independent significant SNPs in the locus, as follows: red (r</w:t>
      </w:r>
      <w:r w:rsidRPr="00D06F3E">
        <w:rPr>
          <w:rFonts w:asciiTheme="minorHAnsi" w:hAnsiTheme="minorHAnsi" w:cstheme="minorHAnsi"/>
          <w:color w:val="FF0000"/>
          <w:sz w:val="22"/>
          <w:szCs w:val="22"/>
          <w:vertAlign w:val="superscript"/>
          <w:lang w:val="en-GB"/>
        </w:rPr>
        <w:t>2</w:t>
      </w:r>
      <w:r w:rsidRPr="00D06F3E">
        <w:rPr>
          <w:rFonts w:asciiTheme="minorHAnsi" w:hAnsiTheme="minorHAnsi" w:cstheme="minorHAnsi"/>
          <w:color w:val="FF0000"/>
          <w:sz w:val="22"/>
          <w:szCs w:val="22"/>
          <w:lang w:val="en-GB"/>
        </w:rPr>
        <w:t> &gt; 0.8), orange (r</w:t>
      </w:r>
      <w:r w:rsidRPr="00D06F3E">
        <w:rPr>
          <w:rFonts w:asciiTheme="minorHAnsi" w:hAnsiTheme="minorHAnsi" w:cstheme="minorHAnsi"/>
          <w:color w:val="FF0000"/>
          <w:sz w:val="22"/>
          <w:szCs w:val="22"/>
          <w:vertAlign w:val="superscript"/>
          <w:lang w:val="en-GB"/>
        </w:rPr>
        <w:t>2</w:t>
      </w:r>
      <w:r w:rsidRPr="00D06F3E">
        <w:rPr>
          <w:rFonts w:asciiTheme="minorHAnsi" w:hAnsiTheme="minorHAnsi" w:cstheme="minorHAnsi"/>
          <w:color w:val="FF0000"/>
          <w:sz w:val="22"/>
          <w:szCs w:val="22"/>
          <w:lang w:val="en-GB"/>
        </w:rPr>
        <w:t> &gt; 0.6), green (r</w:t>
      </w:r>
      <w:r w:rsidRPr="00D06F3E">
        <w:rPr>
          <w:rFonts w:asciiTheme="minorHAnsi" w:hAnsiTheme="minorHAnsi" w:cstheme="minorHAnsi"/>
          <w:color w:val="FF0000"/>
          <w:sz w:val="22"/>
          <w:szCs w:val="22"/>
          <w:vertAlign w:val="superscript"/>
          <w:lang w:val="en-GB"/>
        </w:rPr>
        <w:t>2</w:t>
      </w:r>
      <w:r w:rsidRPr="00D06F3E">
        <w:rPr>
          <w:rFonts w:asciiTheme="minorHAnsi" w:hAnsiTheme="minorHAnsi" w:cstheme="minorHAnsi"/>
          <w:color w:val="FF0000"/>
          <w:sz w:val="22"/>
          <w:szCs w:val="22"/>
          <w:lang w:val="en-GB"/>
        </w:rPr>
        <w:t> &gt; 0.4) and blue (r</w:t>
      </w:r>
      <w:r w:rsidRPr="00D06F3E">
        <w:rPr>
          <w:rFonts w:asciiTheme="minorHAnsi" w:hAnsiTheme="minorHAnsi" w:cstheme="minorHAnsi"/>
          <w:color w:val="FF0000"/>
          <w:sz w:val="22"/>
          <w:szCs w:val="22"/>
          <w:vertAlign w:val="superscript"/>
          <w:lang w:val="en-GB"/>
        </w:rPr>
        <w:t>2</w:t>
      </w:r>
      <w:r w:rsidRPr="00D06F3E">
        <w:rPr>
          <w:rFonts w:asciiTheme="minorHAnsi" w:hAnsiTheme="minorHAnsi" w:cstheme="minorHAnsi"/>
          <w:color w:val="FF0000"/>
          <w:sz w:val="22"/>
          <w:szCs w:val="22"/>
          <w:lang w:val="en-GB"/>
        </w:rPr>
        <w:t> &gt; 0.2). SNPs that are not in LD with any of the independent significant SNPs (with r</w:t>
      </w:r>
      <w:r w:rsidRPr="00D06F3E">
        <w:rPr>
          <w:rFonts w:asciiTheme="minorHAnsi" w:hAnsiTheme="minorHAnsi" w:cstheme="minorHAnsi"/>
          <w:color w:val="FF0000"/>
          <w:sz w:val="22"/>
          <w:szCs w:val="22"/>
          <w:vertAlign w:val="superscript"/>
          <w:lang w:val="en-GB"/>
        </w:rPr>
        <w:t>2</w:t>
      </w:r>
      <w:r w:rsidRPr="00D06F3E">
        <w:rPr>
          <w:rFonts w:asciiTheme="minorHAnsi" w:hAnsiTheme="minorHAnsi" w:cstheme="minorHAnsi"/>
          <w:color w:val="FF0000"/>
          <w:sz w:val="22"/>
          <w:szCs w:val="22"/>
          <w:lang w:val="en-GB"/>
        </w:rPr>
        <w:t> ≤ 0.2) are grey.</w:t>
      </w:r>
      <w:r w:rsidRPr="00D06F3E">
        <w:rPr>
          <w:rFonts w:asciiTheme="minorHAnsi" w:hAnsiTheme="minorHAnsi" w:cstheme="minorHAnsi"/>
          <w:color w:val="FF0000"/>
          <w:sz w:val="22"/>
          <w:szCs w:val="22"/>
          <w:lang w:val="en-GB"/>
        </w:rPr>
        <w:br/>
        <w:t xml:space="preserve">The </w:t>
      </w:r>
      <w:proofErr w:type="spellStart"/>
      <w:r w:rsidRPr="00D06F3E">
        <w:rPr>
          <w:rFonts w:asciiTheme="minorHAnsi" w:hAnsiTheme="minorHAnsi" w:cstheme="minorHAnsi"/>
          <w:color w:val="FF0000"/>
          <w:sz w:val="22"/>
          <w:szCs w:val="22"/>
          <w:lang w:val="en-GB"/>
        </w:rPr>
        <w:t>rsID</w:t>
      </w:r>
      <w:proofErr w:type="spellEnd"/>
      <w:r w:rsidRPr="00D06F3E">
        <w:rPr>
          <w:rFonts w:asciiTheme="minorHAnsi" w:hAnsiTheme="minorHAnsi" w:cstheme="minorHAnsi"/>
          <w:color w:val="FF0000"/>
          <w:sz w:val="22"/>
          <w:szCs w:val="22"/>
          <w:lang w:val="en-GB"/>
        </w:rPr>
        <w:t xml:space="preserve"> of the top SNPs in each risk locus are displayed in the most outer layer. Y-axis are ranges between 0 to the maximum -log10(P-value) of the SNPs.</w:t>
      </w:r>
    </w:p>
    <w:p w14:paraId="1CD14BBF" w14:textId="77777777" w:rsidR="00086AD1" w:rsidRPr="00D06F3E" w:rsidRDefault="00086AD1" w:rsidP="00086AD1">
      <w:pPr>
        <w:shd w:val="clear" w:color="auto" w:fill="FFFFFF"/>
        <w:spacing w:before="100" w:beforeAutospacing="1" w:after="100" w:afterAutospacing="1"/>
        <w:ind w:left="720"/>
        <w:rPr>
          <w:rFonts w:asciiTheme="minorHAnsi" w:hAnsiTheme="minorHAnsi" w:cstheme="minorHAnsi"/>
          <w:color w:val="FF0000"/>
          <w:sz w:val="22"/>
          <w:szCs w:val="22"/>
          <w:lang w:val="en-GB"/>
        </w:rPr>
      </w:pPr>
      <w:r w:rsidRPr="00D06F3E">
        <w:rPr>
          <w:rFonts w:asciiTheme="minorHAnsi" w:hAnsiTheme="minorHAnsi" w:cstheme="minorHAnsi"/>
          <w:color w:val="FF0000"/>
          <w:sz w:val="22"/>
          <w:szCs w:val="22"/>
          <w:lang w:val="en-GB"/>
        </w:rPr>
        <w:t>Chromosome ring: The second layer. Genomic risk loci are highlighted in blue.</w:t>
      </w:r>
    </w:p>
    <w:p w14:paraId="2453B142" w14:textId="77777777" w:rsidR="00086AD1" w:rsidRPr="00D06F3E" w:rsidRDefault="00086AD1" w:rsidP="00086AD1">
      <w:pPr>
        <w:shd w:val="clear" w:color="auto" w:fill="FFFFFF"/>
        <w:spacing w:before="100" w:beforeAutospacing="1" w:after="100" w:afterAutospacing="1"/>
        <w:ind w:left="720"/>
        <w:rPr>
          <w:rFonts w:asciiTheme="minorHAnsi" w:hAnsiTheme="minorHAnsi" w:cstheme="minorHAnsi"/>
          <w:color w:val="FF0000"/>
          <w:sz w:val="22"/>
          <w:szCs w:val="22"/>
          <w:lang w:val="en-GB"/>
        </w:rPr>
      </w:pPr>
      <w:r w:rsidRPr="00D06F3E">
        <w:rPr>
          <w:rFonts w:asciiTheme="minorHAnsi" w:hAnsiTheme="minorHAnsi" w:cstheme="minorHAnsi"/>
          <w:color w:val="FF0000"/>
          <w:sz w:val="22"/>
          <w:szCs w:val="22"/>
          <w:lang w:val="en-GB"/>
        </w:rPr>
        <w:t xml:space="preserve">Mapped genes by chromatin interactions or </w:t>
      </w:r>
      <w:proofErr w:type="spellStart"/>
      <w:r w:rsidRPr="00D06F3E">
        <w:rPr>
          <w:rFonts w:asciiTheme="minorHAnsi" w:hAnsiTheme="minorHAnsi" w:cstheme="minorHAnsi"/>
          <w:color w:val="FF0000"/>
          <w:sz w:val="22"/>
          <w:szCs w:val="22"/>
          <w:lang w:val="en-GB"/>
        </w:rPr>
        <w:t>eQTLs</w:t>
      </w:r>
      <w:proofErr w:type="spellEnd"/>
      <w:r w:rsidRPr="00D06F3E">
        <w:rPr>
          <w:rFonts w:asciiTheme="minorHAnsi" w:hAnsiTheme="minorHAnsi" w:cstheme="minorHAnsi"/>
          <w:color w:val="FF0000"/>
          <w:sz w:val="22"/>
          <w:szCs w:val="22"/>
          <w:lang w:val="en-GB"/>
        </w:rPr>
        <w:t xml:space="preserve">: Only mapped genes by either chromatin interaction and/or </w:t>
      </w:r>
      <w:proofErr w:type="spellStart"/>
      <w:r w:rsidRPr="00D06F3E">
        <w:rPr>
          <w:rFonts w:asciiTheme="minorHAnsi" w:hAnsiTheme="minorHAnsi" w:cstheme="minorHAnsi"/>
          <w:color w:val="FF0000"/>
          <w:sz w:val="22"/>
          <w:szCs w:val="22"/>
          <w:lang w:val="en-GB"/>
        </w:rPr>
        <w:t>eQTLs</w:t>
      </w:r>
      <w:proofErr w:type="spellEnd"/>
      <w:r w:rsidRPr="00D06F3E">
        <w:rPr>
          <w:rFonts w:asciiTheme="minorHAnsi" w:hAnsiTheme="minorHAnsi" w:cstheme="minorHAnsi"/>
          <w:color w:val="FF0000"/>
          <w:sz w:val="22"/>
          <w:szCs w:val="22"/>
          <w:lang w:val="en-GB"/>
        </w:rPr>
        <w:t xml:space="preserve"> (conditional on user defined parameters) are displayed. If the gene is mapped only by chromatin interactions or only by </w:t>
      </w:r>
      <w:proofErr w:type="spellStart"/>
      <w:r w:rsidRPr="00D06F3E">
        <w:rPr>
          <w:rFonts w:asciiTheme="minorHAnsi" w:hAnsiTheme="minorHAnsi" w:cstheme="minorHAnsi"/>
          <w:color w:val="FF0000"/>
          <w:sz w:val="22"/>
          <w:szCs w:val="22"/>
          <w:lang w:val="en-GB"/>
        </w:rPr>
        <w:t>eQTLs</w:t>
      </w:r>
      <w:proofErr w:type="spellEnd"/>
      <w:r w:rsidRPr="00D06F3E">
        <w:rPr>
          <w:rFonts w:asciiTheme="minorHAnsi" w:hAnsiTheme="minorHAnsi" w:cstheme="minorHAnsi"/>
          <w:color w:val="FF0000"/>
          <w:sz w:val="22"/>
          <w:szCs w:val="22"/>
          <w:lang w:val="en-GB"/>
        </w:rPr>
        <w:t xml:space="preserve">, it is </w:t>
      </w:r>
      <w:proofErr w:type="spellStart"/>
      <w:r w:rsidRPr="00D06F3E">
        <w:rPr>
          <w:rFonts w:asciiTheme="minorHAnsi" w:hAnsiTheme="minorHAnsi" w:cstheme="minorHAnsi"/>
          <w:color w:val="FF0000"/>
          <w:sz w:val="22"/>
          <w:szCs w:val="22"/>
          <w:lang w:val="en-GB"/>
        </w:rPr>
        <w:t>colored</w:t>
      </w:r>
      <w:proofErr w:type="spellEnd"/>
      <w:r w:rsidRPr="00D06F3E">
        <w:rPr>
          <w:rFonts w:asciiTheme="minorHAnsi" w:hAnsiTheme="minorHAnsi" w:cstheme="minorHAnsi"/>
          <w:color w:val="FF0000"/>
          <w:sz w:val="22"/>
          <w:szCs w:val="22"/>
          <w:lang w:val="en-GB"/>
        </w:rPr>
        <w:t xml:space="preserve"> orange or green, respectively. When the gene is mapped by both, it is </w:t>
      </w:r>
      <w:proofErr w:type="spellStart"/>
      <w:r w:rsidRPr="00D06F3E">
        <w:rPr>
          <w:rFonts w:asciiTheme="minorHAnsi" w:hAnsiTheme="minorHAnsi" w:cstheme="minorHAnsi"/>
          <w:color w:val="FF0000"/>
          <w:sz w:val="22"/>
          <w:szCs w:val="22"/>
          <w:lang w:val="en-GB"/>
        </w:rPr>
        <w:t>colored</w:t>
      </w:r>
      <w:proofErr w:type="spellEnd"/>
      <w:r w:rsidRPr="00D06F3E">
        <w:rPr>
          <w:rFonts w:asciiTheme="minorHAnsi" w:hAnsiTheme="minorHAnsi" w:cstheme="minorHAnsi"/>
          <w:color w:val="FF0000"/>
          <w:sz w:val="22"/>
          <w:szCs w:val="22"/>
          <w:lang w:val="en-GB"/>
        </w:rPr>
        <w:t xml:space="preserve"> red.</w:t>
      </w:r>
    </w:p>
    <w:p w14:paraId="39C406C5" w14:textId="77777777" w:rsidR="00086AD1" w:rsidRPr="00D06F3E" w:rsidRDefault="00086AD1" w:rsidP="00086AD1">
      <w:pPr>
        <w:shd w:val="clear" w:color="auto" w:fill="FFFFFF"/>
        <w:spacing w:before="100" w:beforeAutospacing="1" w:after="100" w:afterAutospacing="1"/>
        <w:ind w:left="720"/>
        <w:rPr>
          <w:rFonts w:asciiTheme="minorHAnsi" w:hAnsiTheme="minorHAnsi" w:cstheme="minorHAnsi"/>
          <w:color w:val="FF0000"/>
          <w:sz w:val="22"/>
          <w:szCs w:val="22"/>
          <w:lang w:val="en-GB"/>
        </w:rPr>
      </w:pPr>
      <w:r w:rsidRPr="00D06F3E">
        <w:rPr>
          <w:rFonts w:asciiTheme="minorHAnsi" w:hAnsiTheme="minorHAnsi" w:cstheme="minorHAnsi"/>
          <w:color w:val="FF0000"/>
          <w:sz w:val="22"/>
          <w:szCs w:val="22"/>
          <w:lang w:val="en-GB"/>
        </w:rPr>
        <w:t>Chromosome ring: The third layer. This is the same as second layer but without coordinates to make it easy to align position of genes with genomic coordinate.</w:t>
      </w:r>
    </w:p>
    <w:p w14:paraId="30448C95" w14:textId="77777777" w:rsidR="00086AD1" w:rsidRPr="00D06F3E" w:rsidRDefault="00086AD1" w:rsidP="00086AD1">
      <w:pPr>
        <w:shd w:val="clear" w:color="auto" w:fill="FFFFFF"/>
        <w:spacing w:before="100" w:beforeAutospacing="1" w:after="100" w:afterAutospacing="1"/>
        <w:ind w:left="720"/>
        <w:rPr>
          <w:rFonts w:asciiTheme="minorHAnsi" w:hAnsiTheme="minorHAnsi" w:cstheme="minorHAnsi"/>
          <w:color w:val="FF0000"/>
          <w:sz w:val="22"/>
          <w:szCs w:val="22"/>
          <w:lang w:val="en-GB"/>
        </w:rPr>
      </w:pPr>
      <w:r w:rsidRPr="00D06F3E">
        <w:rPr>
          <w:rFonts w:asciiTheme="minorHAnsi" w:hAnsiTheme="minorHAnsi" w:cstheme="minorHAnsi"/>
          <w:color w:val="FF0000"/>
          <w:sz w:val="22"/>
          <w:szCs w:val="22"/>
          <w:lang w:val="en-GB"/>
        </w:rPr>
        <w:t xml:space="preserve">Chromatin interaction links: Links </w:t>
      </w:r>
      <w:proofErr w:type="spellStart"/>
      <w:r w:rsidRPr="00D06F3E">
        <w:rPr>
          <w:rFonts w:asciiTheme="minorHAnsi" w:hAnsiTheme="minorHAnsi" w:cstheme="minorHAnsi"/>
          <w:color w:val="FF0000"/>
          <w:sz w:val="22"/>
          <w:szCs w:val="22"/>
          <w:lang w:val="en-GB"/>
        </w:rPr>
        <w:t>colored</w:t>
      </w:r>
      <w:proofErr w:type="spellEnd"/>
      <w:r w:rsidRPr="00D06F3E">
        <w:rPr>
          <w:rFonts w:asciiTheme="minorHAnsi" w:hAnsiTheme="minorHAnsi" w:cstheme="minorHAnsi"/>
          <w:color w:val="FF0000"/>
          <w:sz w:val="22"/>
          <w:szCs w:val="22"/>
          <w:lang w:val="en-GB"/>
        </w:rPr>
        <w:t xml:space="preserve"> orange are chromatin interactions. </w:t>
      </w:r>
    </w:p>
    <w:p w14:paraId="50D201E0" w14:textId="77777777" w:rsidR="00086AD1" w:rsidRPr="00D06F3E" w:rsidRDefault="00086AD1" w:rsidP="00086AD1">
      <w:pPr>
        <w:shd w:val="clear" w:color="auto" w:fill="FFFFFF"/>
        <w:spacing w:before="100" w:beforeAutospacing="1" w:after="100" w:afterAutospacing="1"/>
        <w:ind w:left="720"/>
        <w:rPr>
          <w:rFonts w:asciiTheme="minorHAnsi" w:hAnsiTheme="minorHAnsi" w:cstheme="minorHAnsi"/>
          <w:color w:val="FF0000"/>
          <w:sz w:val="22"/>
          <w:szCs w:val="22"/>
          <w:lang w:val="en-GB"/>
        </w:rPr>
      </w:pPr>
      <w:proofErr w:type="spellStart"/>
      <w:r w:rsidRPr="00D06F3E">
        <w:rPr>
          <w:rFonts w:asciiTheme="minorHAnsi" w:hAnsiTheme="minorHAnsi" w:cstheme="minorHAnsi"/>
          <w:color w:val="FF0000"/>
          <w:sz w:val="22"/>
          <w:szCs w:val="22"/>
          <w:lang w:val="en-GB"/>
        </w:rPr>
        <w:t>eQTL</w:t>
      </w:r>
      <w:proofErr w:type="spellEnd"/>
      <w:r w:rsidRPr="00D06F3E">
        <w:rPr>
          <w:rFonts w:asciiTheme="minorHAnsi" w:hAnsiTheme="minorHAnsi" w:cstheme="minorHAnsi"/>
          <w:color w:val="FF0000"/>
          <w:sz w:val="22"/>
          <w:szCs w:val="22"/>
          <w:lang w:val="en-GB"/>
        </w:rPr>
        <w:t xml:space="preserve"> links: Links </w:t>
      </w:r>
      <w:proofErr w:type="spellStart"/>
      <w:r w:rsidRPr="00D06F3E">
        <w:rPr>
          <w:rFonts w:asciiTheme="minorHAnsi" w:hAnsiTheme="minorHAnsi" w:cstheme="minorHAnsi"/>
          <w:color w:val="FF0000"/>
          <w:sz w:val="22"/>
          <w:szCs w:val="22"/>
          <w:lang w:val="en-GB"/>
        </w:rPr>
        <w:t>colored</w:t>
      </w:r>
      <w:proofErr w:type="spellEnd"/>
      <w:r w:rsidRPr="00D06F3E">
        <w:rPr>
          <w:rFonts w:asciiTheme="minorHAnsi" w:hAnsiTheme="minorHAnsi" w:cstheme="minorHAnsi"/>
          <w:color w:val="FF0000"/>
          <w:sz w:val="22"/>
          <w:szCs w:val="22"/>
          <w:lang w:val="en-GB"/>
        </w:rPr>
        <w:t xml:space="preserve"> green are </w:t>
      </w:r>
      <w:proofErr w:type="spellStart"/>
      <w:r w:rsidRPr="00D06F3E">
        <w:rPr>
          <w:rFonts w:asciiTheme="minorHAnsi" w:hAnsiTheme="minorHAnsi" w:cstheme="minorHAnsi"/>
          <w:color w:val="FF0000"/>
          <w:sz w:val="22"/>
          <w:szCs w:val="22"/>
          <w:lang w:val="en-GB"/>
        </w:rPr>
        <w:t>eQTLs</w:t>
      </w:r>
      <w:proofErr w:type="spellEnd"/>
      <w:r w:rsidRPr="00D06F3E">
        <w:rPr>
          <w:rFonts w:asciiTheme="minorHAnsi" w:hAnsiTheme="minorHAnsi" w:cstheme="minorHAnsi"/>
          <w:color w:val="FF0000"/>
          <w:sz w:val="22"/>
          <w:szCs w:val="22"/>
          <w:lang w:val="en-GB"/>
        </w:rPr>
        <w:t xml:space="preserve">. </w:t>
      </w:r>
    </w:p>
    <w:p w14:paraId="231E88D1" w14:textId="77777777" w:rsidR="00086AD1" w:rsidRDefault="00086AD1" w:rsidP="00D6140A">
      <w:pPr>
        <w:spacing w:line="276" w:lineRule="auto"/>
        <w:jc w:val="both"/>
        <w:rPr>
          <w:rFonts w:asciiTheme="minorHAnsi" w:hAnsiTheme="minorHAnsi" w:cstheme="minorHAnsi"/>
          <w:sz w:val="22"/>
          <w:szCs w:val="22"/>
          <w:lang w:val="en-GB"/>
        </w:rPr>
      </w:pPr>
    </w:p>
    <w:p w14:paraId="6D6E9E77" w14:textId="1258ED03" w:rsidR="009217A1" w:rsidRPr="006B4252" w:rsidRDefault="009217A1" w:rsidP="00D6140A">
      <w:pPr>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 xml:space="preserve">Section: </w:t>
      </w:r>
      <w:r>
        <w:rPr>
          <w:rFonts w:asciiTheme="minorHAnsi" w:hAnsiTheme="minorHAnsi" w:cstheme="minorHAnsi"/>
          <w:i/>
          <w:sz w:val="22"/>
          <w:szCs w:val="22"/>
          <w:lang w:val="en-GB"/>
        </w:rPr>
        <w:t>GENE2FUNC</w:t>
      </w:r>
    </w:p>
    <w:p w14:paraId="35E50AB2" w14:textId="12F8D3BA" w:rsidR="004E5A2D" w:rsidRDefault="004E5A2D" w:rsidP="00D6140A">
      <w:pPr>
        <w:spacing w:line="276" w:lineRule="auto"/>
        <w:jc w:val="both"/>
        <w:rPr>
          <w:rFonts w:asciiTheme="minorHAnsi" w:hAnsiTheme="minorHAnsi" w:cstheme="minorHAnsi"/>
          <w:sz w:val="22"/>
          <w:szCs w:val="22"/>
          <w:lang w:val="en-GB"/>
        </w:rPr>
      </w:pPr>
      <w:r>
        <w:rPr>
          <w:rFonts w:asciiTheme="minorHAnsi" w:hAnsiTheme="minorHAnsi" w:cstheme="minorHAnsi"/>
          <w:sz w:val="22"/>
          <w:szCs w:val="22"/>
          <w:lang w:val="en-GB"/>
        </w:rPr>
        <w:t>The GENE2FUNC module takes a list of genes, in this case all of the mapped genes from the SNP2GENE analysis, and then identifies the expression of those genes, whether drugs target these genes, and then performs hypergeometric tests to look for enrichment of the supplied genes in a</w:t>
      </w:r>
      <w:r w:rsidR="009F5011">
        <w:rPr>
          <w:rFonts w:asciiTheme="minorHAnsi" w:hAnsiTheme="minorHAnsi" w:cstheme="minorHAnsi"/>
          <w:sz w:val="22"/>
          <w:szCs w:val="22"/>
          <w:lang w:val="en-GB"/>
        </w:rPr>
        <w:t xml:space="preserve"> range </w:t>
      </w:r>
      <w:r>
        <w:rPr>
          <w:rFonts w:asciiTheme="minorHAnsi" w:hAnsiTheme="minorHAnsi" w:cstheme="minorHAnsi"/>
          <w:sz w:val="22"/>
          <w:szCs w:val="22"/>
          <w:lang w:val="en-GB"/>
        </w:rPr>
        <w:t>of gene-sets.</w:t>
      </w:r>
    </w:p>
    <w:p w14:paraId="4A706222" w14:textId="03AF18E2" w:rsidR="00D6140A" w:rsidRDefault="00D6140A" w:rsidP="00D6140A">
      <w:pPr>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 xml:space="preserve">We will have a look at the ‘GWAS </w:t>
      </w:r>
      <w:proofErr w:type="spellStart"/>
      <w:r w:rsidRPr="00B863A0">
        <w:rPr>
          <w:rFonts w:asciiTheme="minorHAnsi" w:hAnsiTheme="minorHAnsi" w:cstheme="minorHAnsi"/>
          <w:sz w:val="22"/>
          <w:szCs w:val="22"/>
          <w:lang w:val="en-GB"/>
        </w:rPr>
        <w:t>catalog</w:t>
      </w:r>
      <w:proofErr w:type="spellEnd"/>
      <w:r w:rsidRPr="00B863A0">
        <w:rPr>
          <w:rFonts w:asciiTheme="minorHAnsi" w:hAnsiTheme="minorHAnsi" w:cstheme="minorHAnsi"/>
          <w:sz w:val="22"/>
          <w:szCs w:val="22"/>
          <w:lang w:val="en-GB"/>
        </w:rPr>
        <w:t xml:space="preserve"> reported genes’</w:t>
      </w:r>
      <w:r w:rsidR="00CB32B1" w:rsidRPr="00B863A0">
        <w:rPr>
          <w:rFonts w:asciiTheme="minorHAnsi" w:hAnsiTheme="minorHAnsi" w:cstheme="minorHAnsi"/>
          <w:sz w:val="22"/>
          <w:szCs w:val="22"/>
          <w:lang w:val="en-GB"/>
        </w:rPr>
        <w:t xml:space="preserve"> (second-last)</w:t>
      </w:r>
      <w:r w:rsidRPr="00B863A0">
        <w:rPr>
          <w:rFonts w:asciiTheme="minorHAnsi" w:hAnsiTheme="minorHAnsi" w:cstheme="minorHAnsi"/>
          <w:sz w:val="22"/>
          <w:szCs w:val="22"/>
          <w:lang w:val="en-GB"/>
        </w:rPr>
        <w:t xml:space="preserve">, gene sets based on association with a large variety of traits (listed in the GWAS </w:t>
      </w:r>
      <w:proofErr w:type="spellStart"/>
      <w:r w:rsidRPr="00B863A0">
        <w:rPr>
          <w:rFonts w:asciiTheme="minorHAnsi" w:hAnsiTheme="minorHAnsi" w:cstheme="minorHAnsi"/>
          <w:sz w:val="22"/>
          <w:szCs w:val="22"/>
          <w:lang w:val="en-GB"/>
        </w:rPr>
        <w:t>catalog</w:t>
      </w:r>
      <w:proofErr w:type="spellEnd"/>
      <w:r w:rsidRPr="00B863A0">
        <w:rPr>
          <w:rFonts w:asciiTheme="minorHAnsi" w:hAnsiTheme="minorHAnsi" w:cstheme="minorHAnsi"/>
          <w:sz w:val="22"/>
          <w:szCs w:val="22"/>
          <w:lang w:val="en-GB"/>
        </w:rPr>
        <w:t>).</w:t>
      </w:r>
    </w:p>
    <w:p w14:paraId="6F5A4D9F" w14:textId="1F153A66" w:rsidR="004E5A2D" w:rsidRPr="00B863A0" w:rsidRDefault="004E5A2D" w:rsidP="00D6140A">
      <w:pPr>
        <w:spacing w:line="276" w:lineRule="auto"/>
        <w:jc w:val="both"/>
        <w:rPr>
          <w:rFonts w:asciiTheme="minorHAnsi" w:hAnsiTheme="minorHAnsi" w:cstheme="minorHAnsi"/>
          <w:sz w:val="22"/>
          <w:szCs w:val="22"/>
          <w:lang w:val="en-GB"/>
        </w:rPr>
      </w:pPr>
      <w:r>
        <w:rPr>
          <w:rFonts w:asciiTheme="minorHAnsi" w:hAnsiTheme="minorHAnsi" w:cstheme="minorHAnsi"/>
          <w:noProof/>
          <w:sz w:val="22"/>
          <w:szCs w:val="22"/>
          <w:lang w:val="en-GB"/>
        </w:rPr>
        <w:lastRenderedPageBreak/>
        <w:drawing>
          <wp:inline distT="0" distB="0" distL="0" distR="0" wp14:anchorId="0C6E29BC" wp14:editId="48B1B82D">
            <wp:extent cx="1169838" cy="22239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4-08 at 13.49.22.png"/>
                    <pic:cNvPicPr/>
                  </pic:nvPicPr>
                  <pic:blipFill>
                    <a:blip r:embed="rId21">
                      <a:extLst>
                        <a:ext uri="{28A0092B-C50C-407E-A947-70E740481C1C}">
                          <a14:useLocalDpi xmlns:a14="http://schemas.microsoft.com/office/drawing/2010/main" val="0"/>
                        </a:ext>
                      </a:extLst>
                    </a:blip>
                    <a:stretch>
                      <a:fillRect/>
                    </a:stretch>
                  </pic:blipFill>
                  <pic:spPr>
                    <a:xfrm>
                      <a:off x="0" y="0"/>
                      <a:ext cx="1179575" cy="2242422"/>
                    </a:xfrm>
                    <a:prstGeom prst="rect">
                      <a:avLst/>
                    </a:prstGeom>
                  </pic:spPr>
                </pic:pic>
              </a:graphicData>
            </a:graphic>
          </wp:inline>
        </w:drawing>
      </w:r>
    </w:p>
    <w:p w14:paraId="54718F09" w14:textId="67BFD784" w:rsidR="00D6140A" w:rsidRPr="00B863A0" w:rsidRDefault="00DA2453" w:rsidP="00DA2453">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Q1</w:t>
      </w:r>
      <w:r w:rsidR="008C1989">
        <w:rPr>
          <w:rFonts w:asciiTheme="minorHAnsi" w:hAnsiTheme="minorHAnsi" w:cstheme="minorHAnsi"/>
          <w:i/>
          <w:sz w:val="22"/>
          <w:szCs w:val="22"/>
          <w:lang w:val="en-GB"/>
        </w:rPr>
        <w:t>5</w:t>
      </w:r>
      <w:r w:rsidRPr="00B863A0">
        <w:rPr>
          <w:rFonts w:asciiTheme="minorHAnsi" w:hAnsiTheme="minorHAnsi" w:cstheme="minorHAnsi"/>
          <w:i/>
          <w:sz w:val="22"/>
          <w:szCs w:val="22"/>
          <w:lang w:val="en-GB"/>
        </w:rPr>
        <w:t xml:space="preserve">: </w:t>
      </w:r>
      <w:r w:rsidR="00D6140A" w:rsidRPr="00B863A0">
        <w:rPr>
          <w:rFonts w:asciiTheme="minorHAnsi" w:hAnsiTheme="minorHAnsi" w:cstheme="minorHAnsi"/>
          <w:i/>
          <w:sz w:val="22"/>
          <w:szCs w:val="22"/>
          <w:lang w:val="en-GB"/>
        </w:rPr>
        <w:t xml:space="preserve">What </w:t>
      </w:r>
      <w:r w:rsidR="00BB57AD">
        <w:rPr>
          <w:rFonts w:asciiTheme="minorHAnsi" w:hAnsiTheme="minorHAnsi" w:cstheme="minorHAnsi"/>
          <w:i/>
          <w:sz w:val="22"/>
          <w:szCs w:val="22"/>
          <w:lang w:val="en-GB"/>
        </w:rPr>
        <w:t>are</w:t>
      </w:r>
      <w:r w:rsidR="00D6140A" w:rsidRPr="00B863A0">
        <w:rPr>
          <w:rFonts w:asciiTheme="minorHAnsi" w:hAnsiTheme="minorHAnsi" w:cstheme="minorHAnsi"/>
          <w:i/>
          <w:sz w:val="22"/>
          <w:szCs w:val="22"/>
          <w:lang w:val="en-GB"/>
        </w:rPr>
        <w:t xml:space="preserve"> the top 3 gene sets reported for your trait? Does this surprise you? </w:t>
      </w:r>
      <w:r w:rsidR="00845C96">
        <w:rPr>
          <w:rFonts w:asciiTheme="minorHAnsi" w:hAnsiTheme="minorHAnsi" w:cstheme="minorHAnsi"/>
          <w:i/>
          <w:sz w:val="22"/>
          <w:szCs w:val="22"/>
          <w:lang w:val="en-GB"/>
        </w:rPr>
        <w:t>Look at the number of input genes in the GENE2FUNC summary tab. Do you think the number of genes is sensible given the number of loci and how do you think it affects the gene set results?</w:t>
      </w:r>
    </w:p>
    <w:p w14:paraId="14DB830F" w14:textId="400D387D" w:rsidR="001F6DCA" w:rsidRPr="0060683E" w:rsidRDefault="0060683E" w:rsidP="00CC1224">
      <w:pPr>
        <w:pStyle w:val="ListParagraph"/>
        <w:spacing w:line="276" w:lineRule="auto"/>
        <w:jc w:val="both"/>
        <w:rPr>
          <w:rFonts w:asciiTheme="minorHAnsi" w:hAnsiTheme="minorHAnsi" w:cstheme="minorHAnsi"/>
          <w:color w:val="ED7D31" w:themeColor="accent2"/>
          <w:sz w:val="22"/>
          <w:szCs w:val="22"/>
          <w:lang w:val="en-GB"/>
        </w:rPr>
      </w:pPr>
      <w:r w:rsidRPr="0060683E">
        <w:rPr>
          <w:rFonts w:asciiTheme="minorHAnsi" w:hAnsiTheme="minorHAnsi" w:cstheme="minorHAnsi"/>
          <w:color w:val="ED7D31" w:themeColor="accent2"/>
          <w:sz w:val="22"/>
          <w:szCs w:val="22"/>
          <w:lang w:val="en-GB"/>
        </w:rPr>
        <w:t>Autism spectrum disorder or schizophrenia</w:t>
      </w:r>
      <w:r>
        <w:rPr>
          <w:rFonts w:asciiTheme="minorHAnsi" w:hAnsiTheme="minorHAnsi" w:cstheme="minorHAnsi"/>
          <w:color w:val="ED7D31" w:themeColor="accent2"/>
          <w:sz w:val="22"/>
          <w:szCs w:val="22"/>
          <w:lang w:val="en-GB"/>
        </w:rPr>
        <w:t xml:space="preserve">, </w:t>
      </w:r>
      <w:r w:rsidRPr="0060683E">
        <w:rPr>
          <w:rFonts w:asciiTheme="minorHAnsi" w:hAnsiTheme="minorHAnsi" w:cstheme="minorHAnsi"/>
          <w:color w:val="ED7D31" w:themeColor="accent2"/>
          <w:sz w:val="22"/>
          <w:szCs w:val="22"/>
          <w:lang w:val="en-GB"/>
        </w:rPr>
        <w:t>Asthma and major depressive disorder</w:t>
      </w:r>
      <w:r>
        <w:rPr>
          <w:rFonts w:asciiTheme="minorHAnsi" w:hAnsiTheme="minorHAnsi" w:cstheme="minorHAnsi"/>
          <w:color w:val="ED7D31" w:themeColor="accent2"/>
          <w:sz w:val="22"/>
          <w:szCs w:val="22"/>
          <w:lang w:val="en-GB"/>
        </w:rPr>
        <w:t xml:space="preserve">, </w:t>
      </w:r>
      <w:r w:rsidRPr="0060683E">
        <w:rPr>
          <w:rFonts w:asciiTheme="minorHAnsi" w:hAnsiTheme="minorHAnsi" w:cstheme="minorHAnsi"/>
          <w:color w:val="ED7D31" w:themeColor="accent2"/>
          <w:sz w:val="22"/>
          <w:szCs w:val="22"/>
          <w:lang w:val="en-GB"/>
        </w:rPr>
        <w:t>Fish- and plant-related diet</w:t>
      </w:r>
      <w:r>
        <w:rPr>
          <w:rFonts w:asciiTheme="minorHAnsi" w:hAnsiTheme="minorHAnsi" w:cstheme="minorHAnsi"/>
          <w:color w:val="ED7D31" w:themeColor="accent2"/>
          <w:sz w:val="22"/>
          <w:szCs w:val="22"/>
          <w:lang w:val="en-GB"/>
        </w:rPr>
        <w:t>. The first two are not as surprising because there is a lot of comorbidity between anxiety, autism, schizophrenia, and major depressive disorder. Fish and plant related diet is surprising</w:t>
      </w:r>
      <w:r w:rsidR="001D33B6">
        <w:rPr>
          <w:rFonts w:asciiTheme="minorHAnsi" w:hAnsiTheme="minorHAnsi" w:cstheme="minorHAnsi"/>
          <w:color w:val="ED7D31" w:themeColor="accent2"/>
          <w:sz w:val="22"/>
          <w:szCs w:val="22"/>
          <w:lang w:val="en-GB"/>
        </w:rPr>
        <w:t>.</w:t>
      </w:r>
      <w:r w:rsidR="005A0C32">
        <w:rPr>
          <w:rFonts w:asciiTheme="minorHAnsi" w:hAnsiTheme="minorHAnsi" w:cstheme="minorHAnsi"/>
          <w:color w:val="ED7D31" w:themeColor="accent2"/>
          <w:sz w:val="22"/>
          <w:szCs w:val="22"/>
          <w:lang w:val="en-GB"/>
        </w:rPr>
        <w:t xml:space="preserve"> The </w:t>
      </w:r>
      <w:r w:rsidR="00CC1224">
        <w:rPr>
          <w:rFonts w:asciiTheme="minorHAnsi" w:hAnsiTheme="minorHAnsi" w:cstheme="minorHAnsi"/>
          <w:color w:val="ED7D31" w:themeColor="accent2"/>
          <w:sz w:val="22"/>
          <w:szCs w:val="22"/>
          <w:lang w:val="en-GB"/>
        </w:rPr>
        <w:t>surprising results</w:t>
      </w:r>
      <w:r w:rsidR="005A0C32">
        <w:rPr>
          <w:rFonts w:asciiTheme="minorHAnsi" w:hAnsiTheme="minorHAnsi" w:cstheme="minorHAnsi"/>
          <w:color w:val="ED7D31" w:themeColor="accent2"/>
          <w:sz w:val="22"/>
          <w:szCs w:val="22"/>
          <w:lang w:val="en-GB"/>
        </w:rPr>
        <w:t xml:space="preserve"> may be due to the lack of specificity in the input genes. All mapped genes from the SNP2GENE analysis were included as input</w:t>
      </w:r>
      <w:r w:rsidR="00CC1224">
        <w:rPr>
          <w:rFonts w:asciiTheme="minorHAnsi" w:hAnsiTheme="minorHAnsi" w:cstheme="minorHAnsi"/>
          <w:color w:val="ED7D31" w:themeColor="accent2"/>
          <w:sz w:val="22"/>
          <w:szCs w:val="22"/>
          <w:lang w:val="en-GB"/>
        </w:rPr>
        <w:t xml:space="preserve"> and this list will include non-causal genes that are within the loci. This means that multiple genes may overlap between the ANX loci and the loci of other traits but that may be to LD and not a causal relationship. </w:t>
      </w:r>
      <w:r w:rsidR="00BF4BFA">
        <w:rPr>
          <w:rFonts w:asciiTheme="minorHAnsi" w:hAnsiTheme="minorHAnsi" w:cstheme="minorHAnsi"/>
          <w:color w:val="ED7D31" w:themeColor="accent2"/>
          <w:sz w:val="22"/>
          <w:szCs w:val="22"/>
          <w:lang w:val="en-GB"/>
        </w:rPr>
        <w:t xml:space="preserve">I would recommend using GENE2FUNC on a narrower more confident set of genes. </w:t>
      </w:r>
      <w:r w:rsidR="00CC1224">
        <w:rPr>
          <w:rFonts w:asciiTheme="minorHAnsi" w:hAnsiTheme="minorHAnsi" w:cstheme="minorHAnsi"/>
          <w:color w:val="ED7D31" w:themeColor="accent2"/>
          <w:sz w:val="22"/>
          <w:szCs w:val="22"/>
          <w:lang w:val="en-GB"/>
        </w:rPr>
        <w:t>Further analyses for specifying likely causal genes (FLAMES) or explicit genetic overlap analysis (LAVA, colocalization) are necessary to identify whether traits share causal mechanisms.</w:t>
      </w:r>
    </w:p>
    <w:p w14:paraId="55CEACEE" w14:textId="1E0B13BD" w:rsidR="001F6DCA" w:rsidRPr="00BF4BFA" w:rsidRDefault="00BF4BFA" w:rsidP="00BF4BFA">
      <w:pPr>
        <w:pStyle w:val="ListParagraph"/>
        <w:spacing w:line="276" w:lineRule="auto"/>
        <w:jc w:val="both"/>
        <w:rPr>
          <w:rFonts w:asciiTheme="minorHAnsi" w:hAnsiTheme="minorHAnsi" w:cstheme="minorHAnsi"/>
          <w:color w:val="7030A0"/>
          <w:sz w:val="22"/>
          <w:szCs w:val="22"/>
          <w:lang w:val="en-GB"/>
        </w:rPr>
      </w:pPr>
      <w:r w:rsidRPr="00BF4BFA">
        <w:rPr>
          <w:rFonts w:asciiTheme="minorHAnsi" w:hAnsiTheme="minorHAnsi" w:cstheme="minorHAnsi"/>
          <w:color w:val="7030A0"/>
          <w:sz w:val="22"/>
          <w:szCs w:val="22"/>
          <w:lang w:val="en-GB"/>
        </w:rPr>
        <w:t>Autism spectrum disorder or schizophrenia, Asthma and major depressive disorder, Brain morphology (</w:t>
      </w:r>
      <w:proofErr w:type="spellStart"/>
      <w:r w:rsidRPr="00BF4BFA">
        <w:rPr>
          <w:rFonts w:asciiTheme="minorHAnsi" w:hAnsiTheme="minorHAnsi" w:cstheme="minorHAnsi"/>
          <w:color w:val="7030A0"/>
          <w:sz w:val="22"/>
          <w:szCs w:val="22"/>
          <w:lang w:val="en-GB"/>
        </w:rPr>
        <w:t>MOSTest</w:t>
      </w:r>
      <w:proofErr w:type="spellEnd"/>
      <w:r w:rsidRPr="00BF4BFA">
        <w:rPr>
          <w:rFonts w:asciiTheme="minorHAnsi" w:hAnsiTheme="minorHAnsi" w:cstheme="minorHAnsi"/>
          <w:color w:val="7030A0"/>
          <w:sz w:val="22"/>
          <w:szCs w:val="22"/>
          <w:lang w:val="en-GB"/>
        </w:rPr>
        <w:t>)</w:t>
      </w:r>
      <w:r>
        <w:rPr>
          <w:rFonts w:asciiTheme="minorHAnsi" w:hAnsiTheme="minorHAnsi" w:cstheme="minorHAnsi"/>
          <w:color w:val="7030A0"/>
          <w:sz w:val="22"/>
          <w:szCs w:val="22"/>
          <w:lang w:val="en-GB"/>
        </w:rPr>
        <w:t xml:space="preserve">. These are surprising results because one would expect little overlap between Alzheimer’s disease and these phenotypes. </w:t>
      </w:r>
      <w:r w:rsidRPr="00BF4BFA">
        <w:rPr>
          <w:rFonts w:asciiTheme="minorHAnsi" w:hAnsiTheme="minorHAnsi" w:cstheme="minorHAnsi"/>
          <w:color w:val="7030A0"/>
          <w:sz w:val="22"/>
          <w:szCs w:val="22"/>
          <w:lang w:val="en-GB"/>
        </w:rPr>
        <w:t xml:space="preserve">The surprising results may be due to the lack of specificity in the input genes. All mapped genes from the SNP2GENE analysis were included as input and this list will include non-causal genes that are within the loci. This means that multiple genes may overlap between the </w:t>
      </w:r>
      <w:r w:rsidR="007E5D95">
        <w:rPr>
          <w:rFonts w:asciiTheme="minorHAnsi" w:hAnsiTheme="minorHAnsi" w:cstheme="minorHAnsi"/>
          <w:color w:val="7030A0"/>
          <w:sz w:val="22"/>
          <w:szCs w:val="22"/>
          <w:lang w:val="en-GB"/>
        </w:rPr>
        <w:t>ALZ</w:t>
      </w:r>
      <w:r w:rsidRPr="00BF4BFA">
        <w:rPr>
          <w:rFonts w:asciiTheme="minorHAnsi" w:hAnsiTheme="minorHAnsi" w:cstheme="minorHAnsi"/>
          <w:color w:val="7030A0"/>
          <w:sz w:val="22"/>
          <w:szCs w:val="22"/>
          <w:lang w:val="en-GB"/>
        </w:rPr>
        <w:t xml:space="preserve"> loci and the loci of other traits but that may be to LD and not a causal relationship. I would recommend using GENE2FUNC on a narrower more confident set of genes. Further analyses for specifying likely causal genes (FLAMES) or explicit genetic overlap analysis (LAVA, colocalization) are necessary to identify whether traits share causal mechanisms.</w:t>
      </w:r>
    </w:p>
    <w:p w14:paraId="2389408F" w14:textId="443F91F1" w:rsidR="00A62BAA" w:rsidRPr="00F144A5" w:rsidRDefault="00A62BAA" w:rsidP="00A62BAA">
      <w:pPr>
        <w:pStyle w:val="ListParagraph"/>
        <w:spacing w:line="276" w:lineRule="auto"/>
        <w:jc w:val="both"/>
        <w:rPr>
          <w:rFonts w:asciiTheme="minorHAnsi" w:hAnsiTheme="minorHAnsi" w:cstheme="minorHAnsi"/>
          <w:color w:val="A01300"/>
          <w:sz w:val="22"/>
          <w:szCs w:val="22"/>
          <w:lang w:val="en-GB"/>
        </w:rPr>
      </w:pPr>
      <w:r w:rsidRPr="00F144A5">
        <w:rPr>
          <w:rFonts w:asciiTheme="minorHAnsi" w:hAnsiTheme="minorHAnsi" w:cstheme="minorHAnsi"/>
          <w:color w:val="A01300"/>
          <w:sz w:val="22"/>
          <w:szCs w:val="22"/>
          <w:lang w:val="en-GB"/>
        </w:rPr>
        <w:t>Schizophrenia, Bipolar disorder &amp; Intelligence. Schizophrenia and bipolar disorder are known to be genetically quite similar. Intelligence correlates (negatively) with schizophrenia, so in that sense you would expect some genes to influence both. However, it’s still unknown what the exact role of these genes in both schizophrenia and intelligence is.</w:t>
      </w:r>
    </w:p>
    <w:p w14:paraId="24D1C465" w14:textId="589A4349" w:rsidR="001A0645" w:rsidRDefault="00A62BAA" w:rsidP="00D06F3E">
      <w:pPr>
        <w:spacing w:line="276" w:lineRule="auto"/>
        <w:ind w:left="708"/>
        <w:jc w:val="both"/>
        <w:rPr>
          <w:rFonts w:asciiTheme="minorHAnsi" w:hAnsiTheme="minorHAnsi" w:cstheme="minorHAnsi"/>
          <w:color w:val="00B050"/>
          <w:sz w:val="22"/>
          <w:szCs w:val="22"/>
          <w:lang w:val="en-GB"/>
        </w:rPr>
      </w:pPr>
      <w:r w:rsidRPr="00F144A5">
        <w:rPr>
          <w:rFonts w:asciiTheme="minorHAnsi" w:hAnsiTheme="minorHAnsi" w:cstheme="minorHAnsi"/>
          <w:color w:val="00B050"/>
          <w:sz w:val="22"/>
          <w:szCs w:val="22"/>
          <w:lang w:val="en-GB"/>
        </w:rPr>
        <w:t xml:space="preserve">Autism spectrum disorder or schizophrenia, neuroticism and schizophrenia. </w:t>
      </w:r>
      <w:proofErr w:type="gramStart"/>
      <w:r w:rsidRPr="00F144A5">
        <w:rPr>
          <w:rFonts w:asciiTheme="minorHAnsi" w:hAnsiTheme="minorHAnsi" w:cstheme="minorHAnsi"/>
          <w:color w:val="00B050"/>
          <w:sz w:val="22"/>
          <w:szCs w:val="22"/>
          <w:lang w:val="en-GB"/>
        </w:rPr>
        <w:t>Indeed</w:t>
      </w:r>
      <w:proofErr w:type="gramEnd"/>
      <w:r w:rsidRPr="00F144A5">
        <w:rPr>
          <w:rFonts w:asciiTheme="minorHAnsi" w:hAnsiTheme="minorHAnsi" w:cstheme="minorHAnsi"/>
          <w:color w:val="00B050"/>
          <w:sz w:val="22"/>
          <w:szCs w:val="22"/>
          <w:lang w:val="en-GB"/>
        </w:rPr>
        <w:t xml:space="preserve"> neuroticism and autism spectrum disorder are known to share genetic risk factors, and neuroticism is a risk factor for schizophrenia. </w:t>
      </w:r>
    </w:p>
    <w:p w14:paraId="31141BBD" w14:textId="77777777" w:rsidR="00D06F3E" w:rsidRDefault="00D06F3E" w:rsidP="00D06F3E">
      <w:pPr>
        <w:spacing w:line="276" w:lineRule="auto"/>
        <w:ind w:left="708"/>
        <w:jc w:val="both"/>
        <w:rPr>
          <w:rFonts w:asciiTheme="minorHAnsi" w:hAnsiTheme="minorHAnsi" w:cstheme="minorHAnsi"/>
          <w:color w:val="00B050"/>
          <w:sz w:val="22"/>
          <w:szCs w:val="22"/>
          <w:lang w:val="en-GB"/>
        </w:rPr>
      </w:pPr>
    </w:p>
    <w:p w14:paraId="19F312EE" w14:textId="29BBA349" w:rsidR="001A0645" w:rsidRPr="00D06F3E" w:rsidRDefault="001A0645" w:rsidP="00A62BAA">
      <w:pPr>
        <w:spacing w:line="276" w:lineRule="auto"/>
        <w:ind w:left="708"/>
        <w:jc w:val="both"/>
        <w:rPr>
          <w:rFonts w:asciiTheme="minorHAnsi" w:hAnsiTheme="minorHAnsi" w:cstheme="minorHAnsi"/>
          <w:color w:val="FF0000"/>
          <w:sz w:val="22"/>
          <w:szCs w:val="22"/>
          <w:lang w:val="en-GB"/>
        </w:rPr>
      </w:pPr>
      <w:r w:rsidRPr="00D06F3E">
        <w:rPr>
          <w:rFonts w:asciiTheme="minorHAnsi" w:hAnsiTheme="minorHAnsi" w:cstheme="minorHAnsi"/>
          <w:color w:val="FF0000"/>
          <w:sz w:val="22"/>
          <w:szCs w:val="22"/>
          <w:lang w:val="en-GB"/>
        </w:rPr>
        <w:lastRenderedPageBreak/>
        <w:t>In these analyses, the input genes were the genes mapped to loci from the SNP2GENE module. The gene mapping in these analyses was rather liberal so many non-causal genes were included as input genes in the GENE2FUNC analysis. This means that gene set enrichments may be spurious because they are based on non-causal genes close to causal genes. When using GENE2FUNC</w:t>
      </w:r>
      <w:r w:rsidR="00186970">
        <w:rPr>
          <w:rFonts w:asciiTheme="minorHAnsi" w:hAnsiTheme="minorHAnsi" w:cstheme="minorHAnsi"/>
          <w:color w:val="FF0000"/>
          <w:sz w:val="22"/>
          <w:szCs w:val="22"/>
          <w:lang w:val="en-GB"/>
        </w:rPr>
        <w:t>,</w:t>
      </w:r>
      <w:r w:rsidRPr="00D06F3E">
        <w:rPr>
          <w:rFonts w:asciiTheme="minorHAnsi" w:hAnsiTheme="minorHAnsi" w:cstheme="minorHAnsi"/>
          <w:color w:val="FF0000"/>
          <w:sz w:val="22"/>
          <w:szCs w:val="22"/>
          <w:lang w:val="en-GB"/>
        </w:rPr>
        <w:t xml:space="preserve"> it is a good idea to restrict the input genes to ones that with relatively high confidence for being causal.</w:t>
      </w:r>
    </w:p>
    <w:p w14:paraId="07A22844" w14:textId="77777777" w:rsidR="00A62BAA" w:rsidRPr="00B863A0" w:rsidRDefault="00A62BAA" w:rsidP="00D6140A">
      <w:pPr>
        <w:spacing w:line="276" w:lineRule="auto"/>
        <w:jc w:val="both"/>
        <w:rPr>
          <w:rFonts w:asciiTheme="minorHAnsi" w:hAnsiTheme="minorHAnsi" w:cstheme="minorHAnsi"/>
          <w:sz w:val="22"/>
          <w:szCs w:val="22"/>
          <w:lang w:val="en-GB"/>
        </w:rPr>
      </w:pPr>
    </w:p>
    <w:p w14:paraId="7EB5BA7A" w14:textId="02A41ED6" w:rsidR="00667D5B" w:rsidRDefault="00667D5B" w:rsidP="00E504B5">
      <w:pPr>
        <w:spacing w:line="276" w:lineRule="auto"/>
        <w:jc w:val="both"/>
        <w:rPr>
          <w:rFonts w:asciiTheme="minorHAnsi" w:hAnsiTheme="minorHAnsi" w:cstheme="minorHAnsi"/>
          <w:b/>
          <w:sz w:val="22"/>
          <w:szCs w:val="22"/>
          <w:lang w:val="en-GB"/>
        </w:rPr>
      </w:pPr>
    </w:p>
    <w:p w14:paraId="6D3FBA47" w14:textId="026445BC" w:rsidR="001B7B79" w:rsidRPr="00E504B5" w:rsidRDefault="00410113" w:rsidP="00E504B5">
      <w:pPr>
        <w:spacing w:line="276" w:lineRule="auto"/>
        <w:jc w:val="both"/>
        <w:rPr>
          <w:rFonts w:asciiTheme="minorHAnsi" w:hAnsiTheme="minorHAnsi" w:cstheme="minorHAnsi"/>
          <w:b/>
          <w:sz w:val="22"/>
          <w:szCs w:val="22"/>
          <w:lang w:val="en-GB"/>
        </w:rPr>
      </w:pPr>
      <w:r>
        <w:rPr>
          <w:rFonts w:asciiTheme="minorHAnsi" w:hAnsiTheme="minorHAnsi" w:cstheme="minorHAnsi"/>
          <w:b/>
          <w:sz w:val="22"/>
          <w:szCs w:val="22"/>
          <w:lang w:val="en-GB"/>
        </w:rPr>
        <w:t>This is the end of the practical. If you have finished early, there are some bonus questions to think about and discuss below, along with some further reading.</w:t>
      </w:r>
    </w:p>
    <w:p w14:paraId="0757569F" w14:textId="46288DB2" w:rsidR="00667D5B" w:rsidRDefault="00F72D3D" w:rsidP="00D6140A">
      <w:pPr>
        <w:spacing w:line="276" w:lineRule="auto"/>
        <w:jc w:val="both"/>
        <w:rPr>
          <w:rFonts w:asciiTheme="minorHAnsi" w:hAnsiTheme="minorHAnsi" w:cstheme="minorHAnsi"/>
          <w:b/>
          <w:sz w:val="22"/>
          <w:szCs w:val="22"/>
          <w:lang w:val="en-GB"/>
        </w:rPr>
      </w:pPr>
      <w:r>
        <w:rPr>
          <w:rFonts w:asciiTheme="minorHAnsi" w:hAnsiTheme="minorHAnsi" w:cstheme="minorHAnsi"/>
          <w:b/>
          <w:sz w:val="22"/>
          <w:szCs w:val="22"/>
          <w:lang w:val="en-GB"/>
        </w:rPr>
        <w:t>Bonus Questions:</w:t>
      </w:r>
    </w:p>
    <w:p w14:paraId="1CD0BA7C" w14:textId="6B83200D" w:rsidR="00F72D3D" w:rsidRDefault="003E502C" w:rsidP="001B7B79">
      <w:pPr>
        <w:pStyle w:val="ListParagraph"/>
        <w:numPr>
          <w:ilvl w:val="0"/>
          <w:numId w:val="16"/>
        </w:numPr>
        <w:spacing w:line="276" w:lineRule="auto"/>
        <w:jc w:val="both"/>
        <w:rPr>
          <w:rFonts w:asciiTheme="minorHAnsi" w:hAnsiTheme="minorHAnsi" w:cstheme="minorHAnsi"/>
          <w:b/>
          <w:sz w:val="22"/>
          <w:szCs w:val="22"/>
          <w:lang w:val="en-GB"/>
        </w:rPr>
      </w:pPr>
      <w:r>
        <w:rPr>
          <w:rFonts w:asciiTheme="minorHAnsi" w:hAnsiTheme="minorHAnsi" w:cstheme="minorHAnsi"/>
          <w:b/>
          <w:sz w:val="22"/>
          <w:szCs w:val="22"/>
          <w:lang w:val="en-GB"/>
        </w:rPr>
        <w:t xml:space="preserve">How do gene-set enrichment analyses in MAGMA and GENE2FUNC compare? </w:t>
      </w:r>
    </w:p>
    <w:p w14:paraId="45AC0382" w14:textId="1DC6C8DA" w:rsidR="005153E6" w:rsidRPr="00D06F3E" w:rsidRDefault="0074261F" w:rsidP="005153E6">
      <w:pPr>
        <w:pStyle w:val="ListParagraph"/>
        <w:numPr>
          <w:ilvl w:val="1"/>
          <w:numId w:val="16"/>
        </w:numPr>
        <w:spacing w:line="276" w:lineRule="auto"/>
        <w:jc w:val="both"/>
        <w:rPr>
          <w:rFonts w:asciiTheme="minorHAnsi" w:hAnsiTheme="minorHAnsi" w:cstheme="minorHAnsi"/>
          <w:color w:val="FF0000"/>
          <w:sz w:val="22"/>
          <w:szCs w:val="22"/>
          <w:lang w:val="en-GB"/>
        </w:rPr>
      </w:pPr>
      <w:r w:rsidRPr="00D06F3E">
        <w:rPr>
          <w:rFonts w:asciiTheme="minorHAnsi" w:hAnsiTheme="minorHAnsi" w:cstheme="minorHAnsi"/>
          <w:color w:val="FF0000"/>
          <w:sz w:val="22"/>
          <w:szCs w:val="22"/>
          <w:lang w:val="en-GB"/>
        </w:rPr>
        <w:t xml:space="preserve">MAGMA performs a gene-set analysis using a regression framework where the presence in a gene-set (0 or 1) for </w:t>
      </w:r>
      <w:r w:rsidR="005153E6" w:rsidRPr="00D06F3E">
        <w:rPr>
          <w:rFonts w:asciiTheme="minorHAnsi" w:hAnsiTheme="minorHAnsi" w:cstheme="minorHAnsi"/>
          <w:color w:val="FF0000"/>
          <w:sz w:val="22"/>
          <w:szCs w:val="22"/>
          <w:lang w:val="en-GB"/>
        </w:rPr>
        <w:t xml:space="preserve">the </w:t>
      </w:r>
      <w:r w:rsidRPr="00D06F3E">
        <w:rPr>
          <w:rFonts w:asciiTheme="minorHAnsi" w:hAnsiTheme="minorHAnsi" w:cstheme="minorHAnsi"/>
          <w:color w:val="FF0000"/>
          <w:sz w:val="22"/>
          <w:szCs w:val="22"/>
          <w:lang w:val="en-GB"/>
        </w:rPr>
        <w:t>genes is used to predict the gene association with a trait (Z-score). Significant gene-set findings are when the gene-set presence significantly predicts gene Z-score.</w:t>
      </w:r>
      <w:r w:rsidR="005153E6" w:rsidRPr="00D06F3E">
        <w:rPr>
          <w:rFonts w:asciiTheme="minorHAnsi" w:hAnsiTheme="minorHAnsi" w:cstheme="minorHAnsi"/>
          <w:color w:val="FF0000"/>
          <w:sz w:val="22"/>
          <w:szCs w:val="22"/>
          <w:lang w:val="en-GB"/>
        </w:rPr>
        <w:t xml:space="preserve"> This regression also includes covariates like gene-size and gene density of variants. Gene size and gene density may bias the results if not corrected for because larger genes or genes with more variants may have more variants contributing to the gene association so a gene-set of larger genes will more likely be enriched for association.  Formally the regression is:</w:t>
      </w:r>
    </w:p>
    <w:p w14:paraId="6E141D86" w14:textId="0C057333" w:rsidR="005153E6" w:rsidRPr="00D06F3E" w:rsidRDefault="005153E6" w:rsidP="005153E6">
      <w:pPr>
        <w:pStyle w:val="ListParagraph"/>
        <w:numPr>
          <w:ilvl w:val="2"/>
          <w:numId w:val="16"/>
        </w:numPr>
        <w:spacing w:line="276" w:lineRule="auto"/>
        <w:jc w:val="both"/>
        <w:rPr>
          <w:rFonts w:asciiTheme="minorHAnsi" w:hAnsiTheme="minorHAnsi" w:cstheme="minorHAnsi"/>
          <w:b/>
          <w:color w:val="FF0000"/>
          <w:sz w:val="22"/>
          <w:szCs w:val="22"/>
          <w:lang w:val="en-GB"/>
        </w:rPr>
      </w:pPr>
      <w:proofErr w:type="spellStart"/>
      <w:r w:rsidRPr="00D06F3E">
        <w:rPr>
          <w:rFonts w:asciiTheme="minorHAnsi" w:hAnsiTheme="minorHAnsi" w:cstheme="minorHAnsi"/>
          <w:b/>
          <w:color w:val="FF0000"/>
          <w:sz w:val="22"/>
          <w:szCs w:val="22"/>
          <w:lang w:val="en-GB"/>
        </w:rPr>
        <w:t>Z</w:t>
      </w:r>
      <w:r w:rsidRPr="00D06F3E">
        <w:rPr>
          <w:rFonts w:asciiTheme="minorHAnsi" w:hAnsiTheme="minorHAnsi" w:cstheme="minorHAnsi"/>
          <w:b/>
          <w:color w:val="FF0000"/>
          <w:sz w:val="22"/>
          <w:szCs w:val="22"/>
          <w:vertAlign w:val="subscript"/>
          <w:lang w:val="en-GB"/>
        </w:rPr>
        <w:t>genes</w:t>
      </w:r>
      <w:proofErr w:type="spellEnd"/>
      <w:r w:rsidRPr="00D06F3E">
        <w:rPr>
          <w:rFonts w:asciiTheme="minorHAnsi" w:hAnsiTheme="minorHAnsi" w:cstheme="minorHAnsi"/>
          <w:b/>
          <w:color w:val="FF0000"/>
          <w:sz w:val="22"/>
          <w:szCs w:val="22"/>
          <w:lang w:val="en-GB"/>
        </w:rPr>
        <w:t xml:space="preserve"> ~ </w:t>
      </w:r>
      <w:r w:rsidRPr="00D06F3E">
        <w:rPr>
          <w:rFonts w:asciiTheme="minorHAnsi" w:hAnsiTheme="minorHAnsi" w:cstheme="minorHAnsi"/>
          <w:b/>
          <w:color w:val="FF0000"/>
          <w:sz w:val="22"/>
          <w:szCs w:val="22"/>
          <w:lang w:val="en-GB"/>
        </w:rPr>
        <w:sym w:font="Symbol" w:char="F062"/>
      </w:r>
      <w:r w:rsidRPr="00D06F3E">
        <w:rPr>
          <w:rFonts w:asciiTheme="minorHAnsi" w:hAnsiTheme="minorHAnsi" w:cstheme="minorHAnsi"/>
          <w:b/>
          <w:color w:val="FF0000"/>
          <w:sz w:val="22"/>
          <w:szCs w:val="22"/>
          <w:vertAlign w:val="subscript"/>
          <w:lang w:val="en-GB"/>
        </w:rPr>
        <w:t>0</w:t>
      </w:r>
      <w:r w:rsidRPr="00D06F3E">
        <w:rPr>
          <w:rFonts w:asciiTheme="minorHAnsi" w:hAnsiTheme="minorHAnsi" w:cstheme="minorHAnsi"/>
          <w:b/>
          <w:color w:val="FF0000"/>
          <w:sz w:val="22"/>
          <w:szCs w:val="22"/>
          <w:lang w:val="en-GB"/>
        </w:rPr>
        <w:t xml:space="preserve"> + </w:t>
      </w:r>
      <w:r w:rsidRPr="00D06F3E">
        <w:rPr>
          <w:rFonts w:asciiTheme="minorHAnsi" w:hAnsiTheme="minorHAnsi" w:cstheme="minorHAnsi"/>
          <w:b/>
          <w:color w:val="FF0000"/>
          <w:sz w:val="22"/>
          <w:szCs w:val="22"/>
          <w:lang w:val="en-GB"/>
        </w:rPr>
        <w:sym w:font="Symbol" w:char="F062"/>
      </w:r>
      <w:proofErr w:type="spellStart"/>
      <w:r w:rsidRPr="00D06F3E">
        <w:rPr>
          <w:rFonts w:asciiTheme="minorHAnsi" w:hAnsiTheme="minorHAnsi" w:cstheme="minorHAnsi"/>
          <w:b/>
          <w:color w:val="FF0000"/>
          <w:sz w:val="22"/>
          <w:szCs w:val="22"/>
          <w:vertAlign w:val="subscript"/>
          <w:lang w:val="en-GB"/>
        </w:rPr>
        <w:t>geneset</w:t>
      </w:r>
      <w:proofErr w:type="spellEnd"/>
      <w:r w:rsidRPr="00D06F3E">
        <w:rPr>
          <w:rFonts w:asciiTheme="minorHAnsi" w:hAnsiTheme="minorHAnsi" w:cstheme="minorHAnsi"/>
          <w:b/>
          <w:color w:val="FF0000"/>
          <w:sz w:val="22"/>
          <w:szCs w:val="22"/>
          <w:lang w:val="en-GB"/>
        </w:rPr>
        <w:t xml:space="preserve"> + </w:t>
      </w:r>
      <w:r w:rsidRPr="00D06F3E">
        <w:rPr>
          <w:rFonts w:asciiTheme="minorHAnsi" w:hAnsiTheme="minorHAnsi" w:cstheme="minorHAnsi"/>
          <w:b/>
          <w:color w:val="FF0000"/>
          <w:sz w:val="22"/>
          <w:szCs w:val="22"/>
          <w:lang w:val="en-GB"/>
        </w:rPr>
        <w:sym w:font="Symbol" w:char="F062"/>
      </w:r>
      <w:proofErr w:type="spellStart"/>
      <w:r w:rsidRPr="00D06F3E">
        <w:rPr>
          <w:rFonts w:asciiTheme="minorHAnsi" w:hAnsiTheme="minorHAnsi" w:cstheme="minorHAnsi"/>
          <w:b/>
          <w:color w:val="FF0000"/>
          <w:sz w:val="22"/>
          <w:szCs w:val="22"/>
          <w:vertAlign w:val="subscript"/>
          <w:lang w:val="en-GB"/>
        </w:rPr>
        <w:t>genesize</w:t>
      </w:r>
      <w:proofErr w:type="spellEnd"/>
      <w:r w:rsidRPr="00D06F3E">
        <w:rPr>
          <w:rFonts w:asciiTheme="minorHAnsi" w:hAnsiTheme="minorHAnsi" w:cstheme="minorHAnsi"/>
          <w:b/>
          <w:color w:val="FF0000"/>
          <w:sz w:val="22"/>
          <w:szCs w:val="22"/>
          <w:lang w:val="en-GB"/>
        </w:rPr>
        <w:t xml:space="preserve"> + </w:t>
      </w:r>
      <w:r w:rsidRPr="00D06F3E">
        <w:rPr>
          <w:rFonts w:asciiTheme="minorHAnsi" w:hAnsiTheme="minorHAnsi" w:cstheme="minorHAnsi"/>
          <w:b/>
          <w:color w:val="FF0000"/>
          <w:sz w:val="22"/>
          <w:szCs w:val="22"/>
          <w:lang w:val="en-GB"/>
        </w:rPr>
        <w:sym w:font="Symbol" w:char="F062"/>
      </w:r>
      <w:proofErr w:type="spellStart"/>
      <w:r w:rsidRPr="00D06F3E">
        <w:rPr>
          <w:rFonts w:asciiTheme="minorHAnsi" w:hAnsiTheme="minorHAnsi" w:cstheme="minorHAnsi"/>
          <w:b/>
          <w:color w:val="FF0000"/>
          <w:sz w:val="22"/>
          <w:szCs w:val="22"/>
          <w:vertAlign w:val="subscript"/>
          <w:lang w:val="en-GB"/>
        </w:rPr>
        <w:t>genedensity</w:t>
      </w:r>
      <w:proofErr w:type="spellEnd"/>
      <w:r w:rsidR="00610157">
        <w:rPr>
          <w:rFonts w:asciiTheme="minorHAnsi" w:hAnsiTheme="minorHAnsi" w:cstheme="minorHAnsi"/>
          <w:b/>
          <w:color w:val="FF0000"/>
          <w:sz w:val="22"/>
          <w:szCs w:val="22"/>
          <w:vertAlign w:val="subscript"/>
          <w:lang w:val="en-GB"/>
        </w:rPr>
        <w:t xml:space="preserve"> …</w:t>
      </w:r>
    </w:p>
    <w:p w14:paraId="13748714" w14:textId="77777777" w:rsidR="00DF4761" w:rsidRPr="00D06F3E" w:rsidRDefault="00DF4761" w:rsidP="0074261F">
      <w:pPr>
        <w:pStyle w:val="ListParagraph"/>
        <w:numPr>
          <w:ilvl w:val="1"/>
          <w:numId w:val="16"/>
        </w:numPr>
        <w:spacing w:line="276" w:lineRule="auto"/>
        <w:jc w:val="both"/>
        <w:rPr>
          <w:rFonts w:asciiTheme="minorHAnsi" w:hAnsiTheme="minorHAnsi" w:cstheme="minorHAnsi"/>
          <w:color w:val="FF0000"/>
          <w:sz w:val="22"/>
          <w:szCs w:val="22"/>
          <w:lang w:val="en-GB"/>
        </w:rPr>
      </w:pPr>
      <w:r w:rsidRPr="00D06F3E">
        <w:rPr>
          <w:rFonts w:asciiTheme="minorHAnsi" w:hAnsiTheme="minorHAnsi" w:cstheme="minorHAnsi"/>
          <w:color w:val="FF0000"/>
          <w:sz w:val="22"/>
          <w:szCs w:val="22"/>
          <w:lang w:val="en-GB"/>
        </w:rPr>
        <w:t xml:space="preserve">GENE2FUNC performs a hypergeometric test which tests whether the genes specified as input are more likely than chance to be present in the gene-set being tested. </w:t>
      </w:r>
    </w:p>
    <w:p w14:paraId="63528F95" w14:textId="77777777" w:rsidR="00DF4761" w:rsidRPr="00D06F3E" w:rsidRDefault="00DF4761" w:rsidP="0074261F">
      <w:pPr>
        <w:pStyle w:val="ListParagraph"/>
        <w:numPr>
          <w:ilvl w:val="1"/>
          <w:numId w:val="16"/>
        </w:numPr>
        <w:spacing w:line="276" w:lineRule="auto"/>
        <w:jc w:val="both"/>
        <w:rPr>
          <w:rFonts w:asciiTheme="minorHAnsi" w:hAnsiTheme="minorHAnsi" w:cstheme="minorHAnsi"/>
          <w:color w:val="FF0000"/>
          <w:sz w:val="22"/>
          <w:szCs w:val="22"/>
          <w:lang w:val="en-GB"/>
        </w:rPr>
      </w:pPr>
      <w:r w:rsidRPr="00D06F3E">
        <w:rPr>
          <w:rFonts w:asciiTheme="minorHAnsi" w:hAnsiTheme="minorHAnsi" w:cstheme="minorHAnsi"/>
          <w:color w:val="FF0000"/>
          <w:sz w:val="22"/>
          <w:szCs w:val="22"/>
          <w:lang w:val="en-GB"/>
        </w:rPr>
        <w:t xml:space="preserve">Differences: </w:t>
      </w:r>
    </w:p>
    <w:p w14:paraId="5245B831" w14:textId="48213418" w:rsidR="0074261F" w:rsidRPr="00D06F3E" w:rsidRDefault="00DF4761" w:rsidP="00DF4761">
      <w:pPr>
        <w:pStyle w:val="ListParagraph"/>
        <w:numPr>
          <w:ilvl w:val="2"/>
          <w:numId w:val="16"/>
        </w:numPr>
        <w:spacing w:line="276" w:lineRule="auto"/>
        <w:jc w:val="both"/>
        <w:rPr>
          <w:rFonts w:asciiTheme="minorHAnsi" w:hAnsiTheme="minorHAnsi" w:cstheme="minorHAnsi"/>
          <w:color w:val="FF0000"/>
          <w:sz w:val="22"/>
          <w:szCs w:val="22"/>
          <w:lang w:val="en-GB"/>
        </w:rPr>
      </w:pPr>
      <w:r w:rsidRPr="00D06F3E">
        <w:rPr>
          <w:rFonts w:asciiTheme="minorHAnsi" w:hAnsiTheme="minorHAnsi" w:cstheme="minorHAnsi"/>
          <w:color w:val="FF0000"/>
          <w:sz w:val="22"/>
          <w:szCs w:val="22"/>
          <w:lang w:val="en-GB"/>
        </w:rPr>
        <w:t>MAGMA used the Z-scores of the genes so differences in significance be</w:t>
      </w:r>
      <w:r w:rsidR="00610157">
        <w:rPr>
          <w:rFonts w:asciiTheme="minorHAnsi" w:hAnsiTheme="minorHAnsi" w:cstheme="minorHAnsi"/>
          <w:color w:val="FF0000"/>
          <w:sz w:val="22"/>
          <w:szCs w:val="22"/>
          <w:lang w:val="en-GB"/>
        </w:rPr>
        <w:t>t</w:t>
      </w:r>
      <w:r w:rsidRPr="00D06F3E">
        <w:rPr>
          <w:rFonts w:asciiTheme="minorHAnsi" w:hAnsiTheme="minorHAnsi" w:cstheme="minorHAnsi"/>
          <w:color w:val="FF0000"/>
          <w:sz w:val="22"/>
          <w:szCs w:val="22"/>
          <w:lang w:val="en-GB"/>
        </w:rPr>
        <w:t>ween genes is accounted for whereas GENE2FUNC treats all input genes equally</w:t>
      </w:r>
    </w:p>
    <w:p w14:paraId="5CC0CCF1" w14:textId="7A6A25A3" w:rsidR="002677FD" w:rsidRPr="00D06F3E" w:rsidRDefault="002677FD" w:rsidP="00C47A6D">
      <w:pPr>
        <w:pStyle w:val="ListParagraph"/>
        <w:numPr>
          <w:ilvl w:val="2"/>
          <w:numId w:val="16"/>
        </w:numPr>
        <w:spacing w:line="276" w:lineRule="auto"/>
        <w:jc w:val="both"/>
        <w:rPr>
          <w:rFonts w:asciiTheme="minorHAnsi" w:hAnsiTheme="minorHAnsi" w:cstheme="minorHAnsi"/>
          <w:color w:val="FF0000"/>
          <w:sz w:val="22"/>
          <w:szCs w:val="22"/>
          <w:lang w:val="en-GB"/>
        </w:rPr>
      </w:pPr>
      <w:r w:rsidRPr="00D06F3E">
        <w:rPr>
          <w:rFonts w:asciiTheme="minorHAnsi" w:hAnsiTheme="minorHAnsi" w:cstheme="minorHAnsi"/>
          <w:color w:val="FF0000"/>
          <w:sz w:val="22"/>
          <w:szCs w:val="22"/>
          <w:lang w:val="en-GB"/>
        </w:rPr>
        <w:t>GENE2FUNC does not adjust for gene size or gene density</w:t>
      </w:r>
    </w:p>
    <w:p w14:paraId="5532DE44" w14:textId="09EB571C" w:rsidR="00377C22" w:rsidRPr="00D06F3E" w:rsidRDefault="00377C22" w:rsidP="00C47A6D">
      <w:pPr>
        <w:pStyle w:val="ListParagraph"/>
        <w:numPr>
          <w:ilvl w:val="2"/>
          <w:numId w:val="16"/>
        </w:numPr>
        <w:spacing w:line="276" w:lineRule="auto"/>
        <w:jc w:val="both"/>
        <w:rPr>
          <w:rFonts w:asciiTheme="minorHAnsi" w:hAnsiTheme="minorHAnsi" w:cstheme="minorHAnsi"/>
          <w:color w:val="FF0000"/>
          <w:sz w:val="22"/>
          <w:szCs w:val="22"/>
          <w:lang w:val="en-GB"/>
        </w:rPr>
      </w:pPr>
      <w:r w:rsidRPr="00D06F3E">
        <w:rPr>
          <w:rFonts w:asciiTheme="minorHAnsi" w:hAnsiTheme="minorHAnsi" w:cstheme="minorHAnsi"/>
          <w:color w:val="FF0000"/>
          <w:sz w:val="22"/>
          <w:szCs w:val="22"/>
          <w:lang w:val="en-GB"/>
        </w:rPr>
        <w:t>MAGMA can adjust for correlations between genes due to LD but GENE2FUNC cannot.</w:t>
      </w:r>
    </w:p>
    <w:p w14:paraId="2B205A25" w14:textId="26598791" w:rsidR="003E502C" w:rsidRDefault="00C47A6D" w:rsidP="001B7B79">
      <w:pPr>
        <w:pStyle w:val="ListParagraph"/>
        <w:numPr>
          <w:ilvl w:val="0"/>
          <w:numId w:val="16"/>
        </w:numPr>
        <w:spacing w:line="276" w:lineRule="auto"/>
        <w:jc w:val="both"/>
        <w:rPr>
          <w:rFonts w:asciiTheme="minorHAnsi" w:hAnsiTheme="minorHAnsi" w:cstheme="minorHAnsi"/>
          <w:b/>
          <w:sz w:val="22"/>
          <w:szCs w:val="22"/>
          <w:lang w:val="en-GB"/>
        </w:rPr>
      </w:pPr>
      <w:r>
        <w:rPr>
          <w:rFonts w:asciiTheme="minorHAnsi" w:hAnsiTheme="minorHAnsi" w:cstheme="minorHAnsi"/>
          <w:b/>
          <w:sz w:val="22"/>
          <w:szCs w:val="22"/>
          <w:lang w:val="en-GB"/>
        </w:rPr>
        <w:t>What are some</w:t>
      </w:r>
      <w:r w:rsidR="00645181">
        <w:rPr>
          <w:rFonts w:asciiTheme="minorHAnsi" w:hAnsiTheme="minorHAnsi" w:cstheme="minorHAnsi"/>
          <w:b/>
          <w:sz w:val="22"/>
          <w:szCs w:val="22"/>
          <w:lang w:val="en-GB"/>
        </w:rPr>
        <w:t xml:space="preserve"> limitations of FUMA</w:t>
      </w:r>
      <w:r>
        <w:rPr>
          <w:rFonts w:asciiTheme="minorHAnsi" w:hAnsiTheme="minorHAnsi" w:cstheme="minorHAnsi"/>
          <w:b/>
          <w:sz w:val="22"/>
          <w:szCs w:val="22"/>
          <w:lang w:val="en-GB"/>
        </w:rPr>
        <w:t>?</w:t>
      </w:r>
    </w:p>
    <w:p w14:paraId="53B2927A" w14:textId="1324E226" w:rsidR="00C47A6D" w:rsidRPr="00D06F3E" w:rsidRDefault="00C47A6D" w:rsidP="00C47A6D">
      <w:pPr>
        <w:pStyle w:val="ListParagraph"/>
        <w:numPr>
          <w:ilvl w:val="1"/>
          <w:numId w:val="16"/>
        </w:numPr>
        <w:spacing w:line="276" w:lineRule="auto"/>
        <w:jc w:val="both"/>
        <w:rPr>
          <w:rFonts w:asciiTheme="minorHAnsi" w:hAnsiTheme="minorHAnsi" w:cstheme="minorHAnsi"/>
          <w:b/>
          <w:color w:val="FF0000"/>
          <w:sz w:val="22"/>
          <w:szCs w:val="22"/>
          <w:lang w:val="en-GB"/>
        </w:rPr>
      </w:pPr>
      <w:r w:rsidRPr="00D06F3E">
        <w:rPr>
          <w:rFonts w:asciiTheme="minorHAnsi" w:hAnsiTheme="minorHAnsi" w:cstheme="minorHAnsi"/>
          <w:color w:val="FF0000"/>
          <w:sz w:val="22"/>
          <w:szCs w:val="22"/>
          <w:lang w:val="en-GB"/>
        </w:rPr>
        <w:t>FUMA requires an external reference panel to model LD between variants. This reference panel may not be representative of the LD in the GWAS sample causing inaccurate loci definitions. The external reference panel may not contain all the variants included in the GWAS sample so loci cannot be created around variants which are present the GWAS sample but not present in the reference panel.</w:t>
      </w:r>
    </w:p>
    <w:p w14:paraId="76D06C2D" w14:textId="59B9BF0C" w:rsidR="00C47A6D" w:rsidRPr="00D06F3E" w:rsidRDefault="00C47A6D" w:rsidP="00C47A6D">
      <w:pPr>
        <w:pStyle w:val="ListParagraph"/>
        <w:numPr>
          <w:ilvl w:val="1"/>
          <w:numId w:val="16"/>
        </w:numPr>
        <w:spacing w:line="276" w:lineRule="auto"/>
        <w:jc w:val="both"/>
        <w:rPr>
          <w:rFonts w:asciiTheme="minorHAnsi" w:hAnsiTheme="minorHAnsi" w:cstheme="minorHAnsi"/>
          <w:color w:val="FF0000"/>
          <w:sz w:val="22"/>
          <w:szCs w:val="22"/>
          <w:lang w:val="en-GB"/>
        </w:rPr>
      </w:pPr>
      <w:r w:rsidRPr="00D06F3E">
        <w:rPr>
          <w:rFonts w:asciiTheme="minorHAnsi" w:hAnsiTheme="minorHAnsi" w:cstheme="minorHAnsi"/>
          <w:color w:val="FF0000"/>
          <w:sz w:val="22"/>
          <w:szCs w:val="22"/>
          <w:lang w:val="en-GB"/>
        </w:rPr>
        <w:t xml:space="preserve">Not all of the relevant datasets for your trait will be present in FUMA so you may miss relevant </w:t>
      </w:r>
      <w:proofErr w:type="spellStart"/>
      <w:r w:rsidRPr="00D06F3E">
        <w:rPr>
          <w:rFonts w:asciiTheme="minorHAnsi" w:hAnsiTheme="minorHAnsi" w:cstheme="minorHAnsi"/>
          <w:color w:val="FF0000"/>
          <w:sz w:val="22"/>
          <w:szCs w:val="22"/>
          <w:lang w:val="en-GB"/>
        </w:rPr>
        <w:t>eQTLs</w:t>
      </w:r>
      <w:proofErr w:type="spellEnd"/>
      <w:r w:rsidRPr="00D06F3E">
        <w:rPr>
          <w:rFonts w:asciiTheme="minorHAnsi" w:hAnsiTheme="minorHAnsi" w:cstheme="minorHAnsi"/>
          <w:color w:val="FF0000"/>
          <w:sz w:val="22"/>
          <w:szCs w:val="22"/>
          <w:lang w:val="en-GB"/>
        </w:rPr>
        <w:t>, gene-sets, etc</w:t>
      </w:r>
    </w:p>
    <w:p w14:paraId="4F4E1D79" w14:textId="45E32572" w:rsidR="00645181" w:rsidRDefault="00645181" w:rsidP="001B7B79">
      <w:pPr>
        <w:pStyle w:val="ListParagraph"/>
        <w:numPr>
          <w:ilvl w:val="0"/>
          <w:numId w:val="16"/>
        </w:numPr>
        <w:spacing w:line="276" w:lineRule="auto"/>
        <w:jc w:val="both"/>
        <w:rPr>
          <w:rFonts w:asciiTheme="minorHAnsi" w:hAnsiTheme="minorHAnsi" w:cstheme="minorHAnsi"/>
          <w:b/>
          <w:sz w:val="22"/>
          <w:szCs w:val="22"/>
          <w:lang w:val="en-GB"/>
        </w:rPr>
      </w:pPr>
      <w:r>
        <w:rPr>
          <w:rFonts w:asciiTheme="minorHAnsi" w:hAnsiTheme="minorHAnsi" w:cstheme="minorHAnsi"/>
          <w:b/>
          <w:sz w:val="22"/>
          <w:szCs w:val="22"/>
          <w:lang w:val="en-GB"/>
        </w:rPr>
        <w:t>What are the assumptions behind the MAGMA gene property analysis implemented in FUMA?</w:t>
      </w:r>
    </w:p>
    <w:p w14:paraId="40D6ECBF" w14:textId="77777777" w:rsidR="00CB543B" w:rsidRPr="00D06F3E" w:rsidRDefault="00C47A6D" w:rsidP="00C47A6D">
      <w:pPr>
        <w:pStyle w:val="ListParagraph"/>
        <w:numPr>
          <w:ilvl w:val="1"/>
          <w:numId w:val="16"/>
        </w:numPr>
        <w:spacing w:line="276" w:lineRule="auto"/>
        <w:jc w:val="both"/>
        <w:rPr>
          <w:rFonts w:asciiTheme="minorHAnsi" w:hAnsiTheme="minorHAnsi" w:cstheme="minorHAnsi"/>
          <w:b/>
          <w:color w:val="FF0000"/>
          <w:sz w:val="22"/>
          <w:szCs w:val="22"/>
          <w:lang w:val="en-GB"/>
        </w:rPr>
      </w:pPr>
      <w:r w:rsidRPr="00D06F3E">
        <w:rPr>
          <w:rFonts w:asciiTheme="minorHAnsi" w:hAnsiTheme="minorHAnsi" w:cstheme="minorHAnsi"/>
          <w:color w:val="FF0000"/>
          <w:sz w:val="22"/>
          <w:szCs w:val="22"/>
          <w:lang w:val="en-GB"/>
        </w:rPr>
        <w:t>The MAGMA gene property analysis performs a regression where the gene expression of genes in a particular tissue are used to predict the association of those genes with the trait (Z-scores). The association between tissue expression and gene-trait association is conditioned on the general expression of the genes across all tissues. The association test is one-sided (greater than 0)</w:t>
      </w:r>
      <w:r w:rsidR="00CB543B" w:rsidRPr="00D06F3E">
        <w:rPr>
          <w:rFonts w:asciiTheme="minorHAnsi" w:hAnsiTheme="minorHAnsi" w:cstheme="minorHAnsi"/>
          <w:color w:val="FF0000"/>
          <w:sz w:val="22"/>
          <w:szCs w:val="22"/>
          <w:lang w:val="en-GB"/>
        </w:rPr>
        <w:t>.</w:t>
      </w:r>
    </w:p>
    <w:p w14:paraId="685EC644" w14:textId="77777777" w:rsidR="00CB543B" w:rsidRPr="00D06F3E" w:rsidRDefault="00C47A6D" w:rsidP="00C47A6D">
      <w:pPr>
        <w:pStyle w:val="ListParagraph"/>
        <w:numPr>
          <w:ilvl w:val="1"/>
          <w:numId w:val="16"/>
        </w:numPr>
        <w:spacing w:line="276" w:lineRule="auto"/>
        <w:jc w:val="both"/>
        <w:rPr>
          <w:rFonts w:asciiTheme="minorHAnsi" w:hAnsiTheme="minorHAnsi" w:cstheme="minorHAnsi"/>
          <w:b/>
          <w:color w:val="FF0000"/>
          <w:sz w:val="22"/>
          <w:szCs w:val="22"/>
          <w:lang w:val="en-GB"/>
        </w:rPr>
      </w:pPr>
      <w:r w:rsidRPr="00D06F3E">
        <w:rPr>
          <w:rFonts w:asciiTheme="minorHAnsi" w:hAnsiTheme="minorHAnsi" w:cstheme="minorHAnsi"/>
          <w:color w:val="FF0000"/>
          <w:sz w:val="22"/>
          <w:szCs w:val="22"/>
          <w:lang w:val="en-GB"/>
        </w:rPr>
        <w:lastRenderedPageBreak/>
        <w:t xml:space="preserve"> </w:t>
      </w:r>
      <w:r w:rsidR="00CB543B" w:rsidRPr="00D06F3E">
        <w:rPr>
          <w:rFonts w:asciiTheme="minorHAnsi" w:hAnsiTheme="minorHAnsi" w:cstheme="minorHAnsi"/>
          <w:color w:val="FF0000"/>
          <w:sz w:val="22"/>
          <w:szCs w:val="22"/>
          <w:lang w:val="en-GB"/>
        </w:rPr>
        <w:t>I</w:t>
      </w:r>
      <w:r w:rsidRPr="00D06F3E">
        <w:rPr>
          <w:rFonts w:asciiTheme="minorHAnsi" w:hAnsiTheme="minorHAnsi" w:cstheme="minorHAnsi"/>
          <w:color w:val="FF0000"/>
          <w:sz w:val="22"/>
          <w:szCs w:val="22"/>
          <w:lang w:val="en-GB"/>
        </w:rPr>
        <w:t xml:space="preserve">t </w:t>
      </w:r>
      <w:r w:rsidR="00CB543B" w:rsidRPr="00D06F3E">
        <w:rPr>
          <w:rFonts w:asciiTheme="minorHAnsi" w:hAnsiTheme="minorHAnsi" w:cstheme="minorHAnsi"/>
          <w:color w:val="FF0000"/>
          <w:sz w:val="22"/>
          <w:szCs w:val="22"/>
          <w:lang w:val="en-GB"/>
        </w:rPr>
        <w:t xml:space="preserve">is </w:t>
      </w:r>
      <w:r w:rsidRPr="00D06F3E">
        <w:rPr>
          <w:rFonts w:asciiTheme="minorHAnsi" w:hAnsiTheme="minorHAnsi" w:cstheme="minorHAnsi"/>
          <w:color w:val="FF0000"/>
          <w:sz w:val="22"/>
          <w:szCs w:val="22"/>
          <w:lang w:val="en-GB"/>
        </w:rPr>
        <w:t>assumed that</w:t>
      </w:r>
      <w:r w:rsidR="00CB543B" w:rsidRPr="00D06F3E">
        <w:rPr>
          <w:rFonts w:asciiTheme="minorHAnsi" w:hAnsiTheme="minorHAnsi" w:cstheme="minorHAnsi"/>
          <w:color w:val="FF0000"/>
          <w:sz w:val="22"/>
          <w:szCs w:val="22"/>
          <w:lang w:val="en-GB"/>
        </w:rPr>
        <w:t>:</w:t>
      </w:r>
    </w:p>
    <w:p w14:paraId="36206A72" w14:textId="75BB262A" w:rsidR="00C47A6D" w:rsidRPr="00D06F3E" w:rsidRDefault="00C47A6D" w:rsidP="00CB543B">
      <w:pPr>
        <w:pStyle w:val="ListParagraph"/>
        <w:numPr>
          <w:ilvl w:val="2"/>
          <w:numId w:val="16"/>
        </w:numPr>
        <w:spacing w:line="276" w:lineRule="auto"/>
        <w:jc w:val="both"/>
        <w:rPr>
          <w:rFonts w:asciiTheme="minorHAnsi" w:hAnsiTheme="minorHAnsi" w:cstheme="minorHAnsi"/>
          <w:b/>
          <w:color w:val="FF0000"/>
          <w:sz w:val="22"/>
          <w:szCs w:val="22"/>
          <w:lang w:val="en-GB"/>
        </w:rPr>
      </w:pPr>
      <w:r w:rsidRPr="00D06F3E">
        <w:rPr>
          <w:rFonts w:asciiTheme="minorHAnsi" w:hAnsiTheme="minorHAnsi" w:cstheme="minorHAnsi"/>
          <w:color w:val="FF0000"/>
          <w:sz w:val="22"/>
          <w:szCs w:val="22"/>
          <w:lang w:val="en-GB"/>
        </w:rPr>
        <w:t xml:space="preserve">genes that are more highly expressed in a tissue (than average) are more relevant for that tissue function. </w:t>
      </w:r>
    </w:p>
    <w:p w14:paraId="7905B01B" w14:textId="0DA120C2" w:rsidR="00645181" w:rsidRDefault="00645181" w:rsidP="001B7B79">
      <w:pPr>
        <w:pStyle w:val="ListParagraph"/>
        <w:numPr>
          <w:ilvl w:val="0"/>
          <w:numId w:val="16"/>
        </w:numPr>
        <w:spacing w:line="276" w:lineRule="auto"/>
        <w:jc w:val="both"/>
        <w:rPr>
          <w:rFonts w:asciiTheme="minorHAnsi" w:hAnsiTheme="minorHAnsi" w:cstheme="minorHAnsi"/>
          <w:b/>
          <w:sz w:val="22"/>
          <w:szCs w:val="22"/>
          <w:lang w:val="en-GB"/>
        </w:rPr>
      </w:pPr>
      <w:r>
        <w:rPr>
          <w:rFonts w:asciiTheme="minorHAnsi" w:hAnsiTheme="minorHAnsi" w:cstheme="minorHAnsi"/>
          <w:b/>
          <w:sz w:val="22"/>
          <w:szCs w:val="22"/>
          <w:lang w:val="en-GB"/>
        </w:rPr>
        <w:t xml:space="preserve">What is a limitation of using genes prioritised by FLAMES and </w:t>
      </w:r>
      <w:proofErr w:type="spellStart"/>
      <w:r>
        <w:rPr>
          <w:rFonts w:asciiTheme="minorHAnsi" w:hAnsiTheme="minorHAnsi" w:cstheme="minorHAnsi"/>
          <w:b/>
          <w:sz w:val="22"/>
          <w:szCs w:val="22"/>
          <w:lang w:val="en-GB"/>
        </w:rPr>
        <w:t>PoPs</w:t>
      </w:r>
      <w:proofErr w:type="spellEnd"/>
      <w:r>
        <w:rPr>
          <w:rFonts w:asciiTheme="minorHAnsi" w:hAnsiTheme="minorHAnsi" w:cstheme="minorHAnsi"/>
          <w:b/>
          <w:sz w:val="22"/>
          <w:szCs w:val="22"/>
          <w:lang w:val="en-GB"/>
        </w:rPr>
        <w:t xml:space="preserve"> as input for GENE2FUNC?</w:t>
      </w:r>
    </w:p>
    <w:p w14:paraId="79727921" w14:textId="5980251A" w:rsidR="00B37D95" w:rsidRPr="00476230" w:rsidRDefault="00B37D95" w:rsidP="00476230">
      <w:pPr>
        <w:pStyle w:val="ListParagraph"/>
        <w:numPr>
          <w:ilvl w:val="1"/>
          <w:numId w:val="16"/>
        </w:numPr>
        <w:spacing w:line="276" w:lineRule="auto"/>
        <w:jc w:val="both"/>
        <w:rPr>
          <w:rFonts w:asciiTheme="minorHAnsi" w:hAnsiTheme="minorHAnsi" w:cstheme="minorHAnsi"/>
          <w:color w:val="FF0000"/>
          <w:sz w:val="22"/>
          <w:szCs w:val="22"/>
          <w:lang w:val="en-GB"/>
        </w:rPr>
      </w:pPr>
      <w:r w:rsidRPr="00D06F3E">
        <w:rPr>
          <w:rFonts w:asciiTheme="minorHAnsi" w:hAnsiTheme="minorHAnsi" w:cstheme="minorHAnsi"/>
          <w:color w:val="FF0000"/>
          <w:sz w:val="22"/>
          <w:szCs w:val="22"/>
          <w:lang w:val="en-GB"/>
        </w:rPr>
        <w:t xml:space="preserve">FLAMES and </w:t>
      </w:r>
      <w:proofErr w:type="spellStart"/>
      <w:r w:rsidRPr="00D06F3E">
        <w:rPr>
          <w:rFonts w:asciiTheme="minorHAnsi" w:hAnsiTheme="minorHAnsi" w:cstheme="minorHAnsi"/>
          <w:color w:val="FF0000"/>
          <w:sz w:val="22"/>
          <w:szCs w:val="22"/>
          <w:lang w:val="en-GB"/>
        </w:rPr>
        <w:t>PoPs</w:t>
      </w:r>
      <w:proofErr w:type="spellEnd"/>
      <w:r w:rsidRPr="00D06F3E">
        <w:rPr>
          <w:rFonts w:asciiTheme="minorHAnsi" w:hAnsiTheme="minorHAnsi" w:cstheme="minorHAnsi"/>
          <w:color w:val="FF0000"/>
          <w:sz w:val="22"/>
          <w:szCs w:val="22"/>
          <w:lang w:val="en-GB"/>
        </w:rPr>
        <w:t xml:space="preserve"> use gene-set information (among other information) to help prioritise causal genes in loci. They assume that genes in a locus that are present in significant gene-sets for that trait are more likely to be causal genes because they affect pathways relevant to that trait. This means that gene-set associations are used to select genes. If you use those selected genes in a gene-set analysis of the gene-sets used to select the genes, you will find inflated gene-set associations.</w:t>
      </w:r>
      <w:r w:rsidR="00476230">
        <w:rPr>
          <w:rFonts w:asciiTheme="minorHAnsi" w:hAnsiTheme="minorHAnsi" w:cstheme="minorHAnsi"/>
          <w:color w:val="FF0000"/>
          <w:sz w:val="22"/>
          <w:szCs w:val="22"/>
          <w:lang w:val="en-GB"/>
        </w:rPr>
        <w:t xml:space="preserve"> The reasoning is circular, selecting genes based on gene-sets to find gene-set associations</w:t>
      </w:r>
      <w:r w:rsidR="00476230" w:rsidRPr="00476230">
        <w:rPr>
          <w:rFonts w:asciiTheme="minorHAnsi" w:hAnsiTheme="minorHAnsi" w:cstheme="minorHAnsi"/>
          <w:color w:val="FF0000"/>
          <w:sz w:val="22"/>
          <w:szCs w:val="22"/>
          <w:lang w:val="en-GB"/>
        </w:rPr>
        <w:t>.</w:t>
      </w:r>
      <w:r w:rsidRPr="00476230">
        <w:rPr>
          <w:rFonts w:asciiTheme="minorHAnsi" w:hAnsiTheme="minorHAnsi" w:cstheme="minorHAnsi"/>
          <w:color w:val="FF0000"/>
          <w:sz w:val="22"/>
          <w:szCs w:val="22"/>
          <w:lang w:val="en-GB"/>
        </w:rPr>
        <w:t xml:space="preserve"> Some gene-sets in GENE2FUNC are used in FLAMES and </w:t>
      </w:r>
      <w:proofErr w:type="spellStart"/>
      <w:r w:rsidRPr="00476230">
        <w:rPr>
          <w:rFonts w:asciiTheme="minorHAnsi" w:hAnsiTheme="minorHAnsi" w:cstheme="minorHAnsi"/>
          <w:color w:val="FF0000"/>
          <w:sz w:val="22"/>
          <w:szCs w:val="22"/>
          <w:lang w:val="en-GB"/>
        </w:rPr>
        <w:t>PoPs</w:t>
      </w:r>
      <w:proofErr w:type="spellEnd"/>
      <w:r w:rsidRPr="00476230">
        <w:rPr>
          <w:rFonts w:asciiTheme="minorHAnsi" w:hAnsiTheme="minorHAnsi" w:cstheme="minorHAnsi"/>
          <w:color w:val="FF0000"/>
          <w:sz w:val="22"/>
          <w:szCs w:val="22"/>
          <w:lang w:val="en-GB"/>
        </w:rPr>
        <w:t xml:space="preserve"> and results for these overlapping gene-sets will be biased.</w:t>
      </w:r>
    </w:p>
    <w:p w14:paraId="1316495A" w14:textId="037D276B" w:rsidR="00645181" w:rsidRDefault="002777E6" w:rsidP="001B7B79">
      <w:pPr>
        <w:pStyle w:val="ListParagraph"/>
        <w:numPr>
          <w:ilvl w:val="0"/>
          <w:numId w:val="16"/>
        </w:numPr>
        <w:spacing w:line="276" w:lineRule="auto"/>
        <w:jc w:val="both"/>
        <w:rPr>
          <w:rFonts w:asciiTheme="minorHAnsi" w:hAnsiTheme="minorHAnsi" w:cstheme="minorHAnsi"/>
          <w:b/>
          <w:sz w:val="22"/>
          <w:szCs w:val="22"/>
          <w:lang w:val="en-GB"/>
        </w:rPr>
      </w:pPr>
      <w:r>
        <w:rPr>
          <w:rFonts w:asciiTheme="minorHAnsi" w:hAnsiTheme="minorHAnsi" w:cstheme="minorHAnsi"/>
          <w:b/>
          <w:sz w:val="22"/>
          <w:szCs w:val="22"/>
          <w:lang w:val="en-GB"/>
        </w:rPr>
        <w:t>What are some methods beyond FUMA to prioritise specific variant, genes, and pathways for experimental testing?</w:t>
      </w:r>
    </w:p>
    <w:p w14:paraId="126E81B0" w14:textId="77777777" w:rsidR="002A3ABF" w:rsidRPr="00D06F3E" w:rsidRDefault="002A3ABF" w:rsidP="002A3ABF">
      <w:pPr>
        <w:pStyle w:val="ListParagraph"/>
        <w:numPr>
          <w:ilvl w:val="1"/>
          <w:numId w:val="16"/>
        </w:numPr>
        <w:spacing w:line="276" w:lineRule="auto"/>
        <w:jc w:val="both"/>
        <w:rPr>
          <w:rFonts w:asciiTheme="minorHAnsi" w:hAnsiTheme="minorHAnsi" w:cstheme="minorHAnsi"/>
          <w:color w:val="FF0000"/>
          <w:sz w:val="22"/>
          <w:szCs w:val="22"/>
          <w:lang w:val="en-GB"/>
        </w:rPr>
      </w:pPr>
      <w:r w:rsidRPr="00D06F3E">
        <w:rPr>
          <w:rFonts w:asciiTheme="minorHAnsi" w:hAnsiTheme="minorHAnsi" w:cstheme="minorHAnsi"/>
          <w:color w:val="FF0000"/>
          <w:sz w:val="22"/>
          <w:szCs w:val="22"/>
          <w:lang w:val="en-GB"/>
        </w:rPr>
        <w:t xml:space="preserve">Statistical </w:t>
      </w:r>
      <w:proofErr w:type="spellStart"/>
      <w:r w:rsidRPr="00D06F3E">
        <w:rPr>
          <w:rFonts w:asciiTheme="minorHAnsi" w:hAnsiTheme="minorHAnsi" w:cstheme="minorHAnsi"/>
          <w:color w:val="FF0000"/>
          <w:sz w:val="22"/>
          <w:szCs w:val="22"/>
          <w:lang w:val="en-GB"/>
        </w:rPr>
        <w:t>finemapping</w:t>
      </w:r>
      <w:proofErr w:type="spellEnd"/>
      <w:r w:rsidRPr="00D06F3E">
        <w:rPr>
          <w:rFonts w:asciiTheme="minorHAnsi" w:hAnsiTheme="minorHAnsi" w:cstheme="minorHAnsi"/>
          <w:color w:val="FF0000"/>
          <w:sz w:val="22"/>
          <w:szCs w:val="22"/>
          <w:lang w:val="en-GB"/>
        </w:rPr>
        <w:t xml:space="preserve"> – narrow down specific variants that explain the association in a locus</w:t>
      </w:r>
    </w:p>
    <w:p w14:paraId="735DE52C" w14:textId="51E054CD" w:rsidR="002A3ABF" w:rsidRPr="00D06F3E" w:rsidRDefault="002A3ABF" w:rsidP="002A3ABF">
      <w:pPr>
        <w:pStyle w:val="ListParagraph"/>
        <w:numPr>
          <w:ilvl w:val="1"/>
          <w:numId w:val="16"/>
        </w:numPr>
        <w:spacing w:line="276" w:lineRule="auto"/>
        <w:jc w:val="both"/>
        <w:rPr>
          <w:rFonts w:asciiTheme="minorHAnsi" w:hAnsiTheme="minorHAnsi" w:cstheme="minorHAnsi"/>
          <w:color w:val="FF0000"/>
          <w:sz w:val="22"/>
          <w:szCs w:val="22"/>
          <w:lang w:val="en-GB"/>
        </w:rPr>
      </w:pPr>
      <w:r w:rsidRPr="00D06F3E">
        <w:rPr>
          <w:rFonts w:asciiTheme="minorHAnsi" w:hAnsiTheme="minorHAnsi" w:cstheme="minorHAnsi"/>
          <w:color w:val="FF0000"/>
          <w:sz w:val="22"/>
          <w:szCs w:val="22"/>
          <w:lang w:val="en-GB"/>
        </w:rPr>
        <w:t>Perturb-</w:t>
      </w:r>
      <w:proofErr w:type="spellStart"/>
      <w:r w:rsidRPr="00D06F3E">
        <w:rPr>
          <w:rFonts w:asciiTheme="minorHAnsi" w:hAnsiTheme="minorHAnsi" w:cstheme="minorHAnsi"/>
          <w:color w:val="FF0000"/>
          <w:sz w:val="22"/>
          <w:szCs w:val="22"/>
          <w:lang w:val="en-GB"/>
        </w:rPr>
        <w:t>Seq</w:t>
      </w:r>
      <w:proofErr w:type="spellEnd"/>
      <w:r w:rsidRPr="00D06F3E">
        <w:rPr>
          <w:rFonts w:asciiTheme="minorHAnsi" w:hAnsiTheme="minorHAnsi" w:cstheme="minorHAnsi"/>
          <w:color w:val="FF0000"/>
          <w:sz w:val="22"/>
          <w:szCs w:val="22"/>
          <w:lang w:val="en-GB"/>
        </w:rPr>
        <w:t xml:space="preserve"> – examine gene-expression changes after introducing a specific genetic variant in a model</w:t>
      </w:r>
    </w:p>
    <w:p w14:paraId="26220B26" w14:textId="14AE8441" w:rsidR="002A3ABF" w:rsidRDefault="002A3ABF" w:rsidP="002A3ABF">
      <w:pPr>
        <w:pStyle w:val="ListParagraph"/>
        <w:numPr>
          <w:ilvl w:val="1"/>
          <w:numId w:val="16"/>
        </w:numPr>
        <w:spacing w:line="276" w:lineRule="auto"/>
        <w:jc w:val="both"/>
        <w:rPr>
          <w:rFonts w:asciiTheme="minorHAnsi" w:hAnsiTheme="minorHAnsi" w:cstheme="minorHAnsi"/>
          <w:color w:val="FF0000"/>
          <w:sz w:val="22"/>
          <w:szCs w:val="22"/>
          <w:lang w:val="en-GB"/>
        </w:rPr>
      </w:pPr>
      <w:proofErr w:type="spellStart"/>
      <w:r w:rsidRPr="00D06F3E">
        <w:rPr>
          <w:rFonts w:asciiTheme="minorHAnsi" w:hAnsiTheme="minorHAnsi" w:cstheme="minorHAnsi"/>
          <w:color w:val="FF0000"/>
          <w:sz w:val="22"/>
          <w:szCs w:val="22"/>
          <w:lang w:val="en-GB"/>
        </w:rPr>
        <w:t>Colocalisation</w:t>
      </w:r>
      <w:proofErr w:type="spellEnd"/>
      <w:r w:rsidRPr="00D06F3E">
        <w:rPr>
          <w:rFonts w:asciiTheme="minorHAnsi" w:hAnsiTheme="minorHAnsi" w:cstheme="minorHAnsi"/>
          <w:color w:val="FF0000"/>
          <w:sz w:val="22"/>
          <w:szCs w:val="22"/>
          <w:lang w:val="en-GB"/>
        </w:rPr>
        <w:t xml:space="preserve"> – statistically test for shared signal in GWAS and </w:t>
      </w:r>
      <w:proofErr w:type="spellStart"/>
      <w:r w:rsidRPr="00D06F3E">
        <w:rPr>
          <w:rFonts w:asciiTheme="minorHAnsi" w:hAnsiTheme="minorHAnsi" w:cstheme="minorHAnsi"/>
          <w:color w:val="FF0000"/>
          <w:sz w:val="22"/>
          <w:szCs w:val="22"/>
          <w:lang w:val="en-GB"/>
        </w:rPr>
        <w:t>eQTL</w:t>
      </w:r>
      <w:proofErr w:type="spellEnd"/>
      <w:r w:rsidRPr="00D06F3E">
        <w:rPr>
          <w:rFonts w:asciiTheme="minorHAnsi" w:hAnsiTheme="minorHAnsi" w:cstheme="minorHAnsi"/>
          <w:color w:val="FF0000"/>
          <w:sz w:val="22"/>
          <w:szCs w:val="22"/>
          <w:lang w:val="en-GB"/>
        </w:rPr>
        <w:t xml:space="preserve"> datasets</w:t>
      </w:r>
    </w:p>
    <w:p w14:paraId="06145C67" w14:textId="4463316C" w:rsidR="00FC52F7" w:rsidRPr="00FC52F7" w:rsidRDefault="00FC52F7" w:rsidP="00FC52F7">
      <w:pPr>
        <w:pStyle w:val="ListParagraph"/>
        <w:numPr>
          <w:ilvl w:val="1"/>
          <w:numId w:val="16"/>
        </w:numPr>
        <w:spacing w:line="276" w:lineRule="auto"/>
        <w:jc w:val="both"/>
        <w:rPr>
          <w:rFonts w:asciiTheme="minorHAnsi" w:hAnsiTheme="minorHAnsi" w:cstheme="minorHAnsi"/>
          <w:color w:val="FF0000"/>
          <w:sz w:val="22"/>
          <w:szCs w:val="22"/>
          <w:lang w:val="en-GB"/>
        </w:rPr>
      </w:pPr>
      <w:r w:rsidRPr="00FC52F7">
        <w:rPr>
          <w:rFonts w:asciiTheme="minorHAnsi" w:hAnsiTheme="minorHAnsi" w:cstheme="minorHAnsi"/>
          <w:color w:val="FF0000"/>
          <w:sz w:val="22"/>
          <w:szCs w:val="22"/>
          <w:lang w:val="en-GB"/>
        </w:rPr>
        <w:t xml:space="preserve">Mendelian Randomisation - </w:t>
      </w:r>
      <w:r w:rsidRPr="00FC52F7">
        <w:rPr>
          <w:rFonts w:asciiTheme="minorHAnsi" w:hAnsiTheme="minorHAnsi" w:cstheme="minorHAnsi"/>
          <w:color w:val="FF0000"/>
          <w:sz w:val="22"/>
          <w:szCs w:val="22"/>
          <w:lang w:val="en-GB"/>
        </w:rPr>
        <w:t xml:space="preserve">statistically test </w:t>
      </w:r>
      <w:r w:rsidRPr="00FC52F7">
        <w:rPr>
          <w:rFonts w:asciiTheme="minorHAnsi" w:hAnsiTheme="minorHAnsi" w:cstheme="minorHAnsi"/>
          <w:color w:val="FF0000"/>
          <w:sz w:val="22"/>
          <w:szCs w:val="22"/>
          <w:lang w:val="en-GB"/>
        </w:rPr>
        <w:t xml:space="preserve">where </w:t>
      </w:r>
      <w:proofErr w:type="spellStart"/>
      <w:r w:rsidRPr="00FC52F7">
        <w:rPr>
          <w:rFonts w:asciiTheme="minorHAnsi" w:hAnsiTheme="minorHAnsi" w:cstheme="minorHAnsi"/>
          <w:color w:val="FF0000"/>
          <w:sz w:val="22"/>
          <w:szCs w:val="22"/>
          <w:lang w:val="en-GB"/>
        </w:rPr>
        <w:t>eQTLs</w:t>
      </w:r>
      <w:proofErr w:type="spellEnd"/>
      <w:r w:rsidRPr="00FC52F7">
        <w:rPr>
          <w:rFonts w:asciiTheme="minorHAnsi" w:hAnsiTheme="minorHAnsi" w:cstheme="minorHAnsi"/>
          <w:color w:val="FF0000"/>
          <w:sz w:val="22"/>
          <w:szCs w:val="22"/>
          <w:lang w:val="en-GB"/>
        </w:rPr>
        <w:t xml:space="preserve"> mediate the SNP effect on the </w:t>
      </w:r>
      <w:r>
        <w:rPr>
          <w:rFonts w:asciiTheme="minorHAnsi" w:hAnsiTheme="minorHAnsi" w:cstheme="minorHAnsi"/>
          <w:color w:val="FF0000"/>
          <w:sz w:val="22"/>
          <w:szCs w:val="22"/>
          <w:lang w:val="en-GB"/>
        </w:rPr>
        <w:t>trait</w:t>
      </w:r>
    </w:p>
    <w:p w14:paraId="67DEE991" w14:textId="2A855FCE" w:rsidR="002A3ABF" w:rsidRPr="00D06F3E" w:rsidRDefault="002A3ABF" w:rsidP="002A3ABF">
      <w:pPr>
        <w:pStyle w:val="ListParagraph"/>
        <w:numPr>
          <w:ilvl w:val="1"/>
          <w:numId w:val="16"/>
        </w:numPr>
        <w:spacing w:line="276" w:lineRule="auto"/>
        <w:jc w:val="both"/>
        <w:rPr>
          <w:rFonts w:asciiTheme="minorHAnsi" w:hAnsiTheme="minorHAnsi" w:cstheme="minorHAnsi"/>
          <w:color w:val="FF0000"/>
          <w:sz w:val="22"/>
          <w:szCs w:val="22"/>
          <w:lang w:val="en-GB"/>
        </w:rPr>
      </w:pPr>
      <w:r w:rsidRPr="00D06F3E">
        <w:rPr>
          <w:rFonts w:asciiTheme="minorHAnsi" w:hAnsiTheme="minorHAnsi" w:cstheme="minorHAnsi"/>
          <w:color w:val="FF0000"/>
          <w:sz w:val="22"/>
          <w:szCs w:val="22"/>
          <w:lang w:val="en-GB"/>
        </w:rPr>
        <w:t xml:space="preserve">Partitioned heritability – test whether certain sets of variants are enriched for heritability </w:t>
      </w:r>
    </w:p>
    <w:p w14:paraId="08E392EC" w14:textId="77777777" w:rsidR="00622C0B" w:rsidRDefault="00622C0B" w:rsidP="00622C0B">
      <w:pPr>
        <w:pStyle w:val="ListParagraph"/>
        <w:numPr>
          <w:ilvl w:val="0"/>
          <w:numId w:val="16"/>
        </w:numPr>
        <w:spacing w:line="276" w:lineRule="auto"/>
        <w:jc w:val="both"/>
        <w:rPr>
          <w:rFonts w:asciiTheme="minorHAnsi" w:hAnsiTheme="minorHAnsi" w:cstheme="minorHAnsi"/>
          <w:b/>
          <w:sz w:val="22"/>
          <w:szCs w:val="22"/>
          <w:lang w:val="en-GB"/>
        </w:rPr>
      </w:pPr>
      <w:r>
        <w:rPr>
          <w:rFonts w:asciiTheme="minorHAnsi" w:hAnsiTheme="minorHAnsi" w:cstheme="minorHAnsi"/>
          <w:b/>
          <w:sz w:val="22"/>
          <w:szCs w:val="22"/>
          <w:lang w:val="en-GB"/>
        </w:rPr>
        <w:t xml:space="preserve">Is every </w:t>
      </w:r>
      <w:proofErr w:type="spellStart"/>
      <w:r>
        <w:rPr>
          <w:rFonts w:asciiTheme="minorHAnsi" w:hAnsiTheme="minorHAnsi" w:cstheme="minorHAnsi"/>
          <w:b/>
          <w:sz w:val="22"/>
          <w:szCs w:val="22"/>
          <w:lang w:val="en-GB"/>
        </w:rPr>
        <w:t>eQTL</w:t>
      </w:r>
      <w:proofErr w:type="spellEnd"/>
      <w:r>
        <w:rPr>
          <w:rFonts w:asciiTheme="minorHAnsi" w:hAnsiTheme="minorHAnsi" w:cstheme="minorHAnsi"/>
          <w:b/>
          <w:sz w:val="22"/>
          <w:szCs w:val="22"/>
          <w:lang w:val="en-GB"/>
        </w:rPr>
        <w:t xml:space="preserve"> annotated in FUMA causally influencing gene expression?</w:t>
      </w:r>
    </w:p>
    <w:p w14:paraId="61B327CD" w14:textId="064613B9" w:rsidR="00622C0B" w:rsidRPr="00D06F3E" w:rsidRDefault="00622C0B" w:rsidP="00622C0B">
      <w:pPr>
        <w:pStyle w:val="ListParagraph"/>
        <w:numPr>
          <w:ilvl w:val="1"/>
          <w:numId w:val="16"/>
        </w:numPr>
        <w:spacing w:line="276" w:lineRule="auto"/>
        <w:jc w:val="both"/>
        <w:rPr>
          <w:rFonts w:asciiTheme="minorHAnsi" w:hAnsiTheme="minorHAnsi" w:cstheme="minorHAnsi"/>
          <w:b/>
          <w:color w:val="FF0000"/>
          <w:sz w:val="22"/>
          <w:szCs w:val="22"/>
          <w:lang w:val="en-GB"/>
        </w:rPr>
      </w:pPr>
      <w:r w:rsidRPr="00D06F3E">
        <w:rPr>
          <w:rFonts w:asciiTheme="minorHAnsi" w:hAnsiTheme="minorHAnsi" w:cstheme="minorHAnsi"/>
          <w:color w:val="FF0000"/>
          <w:sz w:val="22"/>
          <w:szCs w:val="22"/>
          <w:lang w:val="en-GB"/>
        </w:rPr>
        <w:t xml:space="preserve">No, </w:t>
      </w:r>
      <w:proofErr w:type="spellStart"/>
      <w:r w:rsidRPr="00D06F3E">
        <w:rPr>
          <w:rFonts w:asciiTheme="minorHAnsi" w:hAnsiTheme="minorHAnsi" w:cstheme="minorHAnsi"/>
          <w:color w:val="FF0000"/>
          <w:sz w:val="22"/>
          <w:szCs w:val="22"/>
          <w:lang w:val="en-GB"/>
        </w:rPr>
        <w:t>eQTLs</w:t>
      </w:r>
      <w:proofErr w:type="spellEnd"/>
      <w:r w:rsidRPr="00D06F3E">
        <w:rPr>
          <w:rFonts w:asciiTheme="minorHAnsi" w:hAnsiTheme="minorHAnsi" w:cstheme="minorHAnsi"/>
          <w:color w:val="FF0000"/>
          <w:sz w:val="22"/>
          <w:szCs w:val="22"/>
          <w:lang w:val="en-GB"/>
        </w:rPr>
        <w:t xml:space="preserve"> are </w:t>
      </w:r>
      <w:r w:rsidR="00D25A4D">
        <w:rPr>
          <w:rFonts w:asciiTheme="minorHAnsi" w:hAnsiTheme="minorHAnsi" w:cstheme="minorHAnsi"/>
          <w:color w:val="FF0000"/>
          <w:sz w:val="22"/>
          <w:szCs w:val="22"/>
          <w:lang w:val="en-GB"/>
        </w:rPr>
        <w:t>estimated</w:t>
      </w:r>
      <w:r w:rsidRPr="00D06F3E">
        <w:rPr>
          <w:rFonts w:asciiTheme="minorHAnsi" w:hAnsiTheme="minorHAnsi" w:cstheme="minorHAnsi"/>
          <w:color w:val="FF0000"/>
          <w:sz w:val="22"/>
          <w:szCs w:val="22"/>
          <w:lang w:val="en-GB"/>
        </w:rPr>
        <w:t xml:space="preserve"> using the same linear regression methods used in GWAS so linkage disequilibrium affects our ability to say these variants are causal.</w:t>
      </w:r>
    </w:p>
    <w:p w14:paraId="5D00D426" w14:textId="5D67B74B" w:rsidR="00622C0B" w:rsidRPr="00D06F3E" w:rsidRDefault="00622C0B" w:rsidP="00622C0B">
      <w:pPr>
        <w:pStyle w:val="ListParagraph"/>
        <w:numPr>
          <w:ilvl w:val="1"/>
          <w:numId w:val="16"/>
        </w:numPr>
        <w:spacing w:line="276" w:lineRule="auto"/>
        <w:jc w:val="both"/>
        <w:rPr>
          <w:rFonts w:asciiTheme="minorHAnsi" w:hAnsiTheme="minorHAnsi" w:cstheme="minorHAnsi"/>
          <w:b/>
          <w:color w:val="FF0000"/>
          <w:sz w:val="22"/>
          <w:szCs w:val="22"/>
          <w:lang w:val="en-GB"/>
        </w:rPr>
      </w:pPr>
      <w:proofErr w:type="spellStart"/>
      <w:r w:rsidRPr="00D06F3E">
        <w:rPr>
          <w:rFonts w:asciiTheme="minorHAnsi" w:hAnsiTheme="minorHAnsi" w:cstheme="minorHAnsi"/>
          <w:color w:val="FF0000"/>
          <w:sz w:val="22"/>
          <w:szCs w:val="22"/>
          <w:lang w:val="en-GB"/>
        </w:rPr>
        <w:t>eQTL</w:t>
      </w:r>
      <w:proofErr w:type="spellEnd"/>
      <w:r w:rsidRPr="00D06F3E">
        <w:rPr>
          <w:rFonts w:asciiTheme="minorHAnsi" w:hAnsiTheme="minorHAnsi" w:cstheme="minorHAnsi"/>
          <w:color w:val="FF0000"/>
          <w:sz w:val="22"/>
          <w:szCs w:val="22"/>
          <w:lang w:val="en-GB"/>
        </w:rPr>
        <w:t xml:space="preserve"> analyses are similar to GWAS except the outcome phenotype for </w:t>
      </w:r>
      <w:proofErr w:type="spellStart"/>
      <w:r w:rsidRPr="00D06F3E">
        <w:rPr>
          <w:rFonts w:asciiTheme="minorHAnsi" w:hAnsiTheme="minorHAnsi" w:cstheme="minorHAnsi"/>
          <w:color w:val="FF0000"/>
          <w:sz w:val="22"/>
          <w:szCs w:val="22"/>
          <w:lang w:val="en-GB"/>
        </w:rPr>
        <w:t>eQTL</w:t>
      </w:r>
      <w:proofErr w:type="spellEnd"/>
      <w:r w:rsidRPr="00D06F3E">
        <w:rPr>
          <w:rFonts w:asciiTheme="minorHAnsi" w:hAnsiTheme="minorHAnsi" w:cstheme="minorHAnsi"/>
          <w:color w:val="FF0000"/>
          <w:sz w:val="22"/>
          <w:szCs w:val="22"/>
          <w:lang w:val="en-GB"/>
        </w:rPr>
        <w:t xml:space="preserve"> analysis is gene expression and only variants within a window around each gene are tested (~1Mb). This means that the same limitations of linkage disequilibrium that affect identifying causal variants in GWAS also affect </w:t>
      </w:r>
      <w:proofErr w:type="spellStart"/>
      <w:r w:rsidRPr="00D06F3E">
        <w:rPr>
          <w:rFonts w:asciiTheme="minorHAnsi" w:hAnsiTheme="minorHAnsi" w:cstheme="minorHAnsi"/>
          <w:color w:val="FF0000"/>
          <w:sz w:val="22"/>
          <w:szCs w:val="22"/>
          <w:lang w:val="en-GB"/>
        </w:rPr>
        <w:t>eQTL</w:t>
      </w:r>
      <w:proofErr w:type="spellEnd"/>
      <w:r w:rsidRPr="00D06F3E">
        <w:rPr>
          <w:rFonts w:asciiTheme="minorHAnsi" w:hAnsiTheme="minorHAnsi" w:cstheme="minorHAnsi"/>
          <w:color w:val="FF0000"/>
          <w:sz w:val="22"/>
          <w:szCs w:val="22"/>
          <w:lang w:val="en-GB"/>
        </w:rPr>
        <w:t xml:space="preserve"> </w:t>
      </w:r>
      <w:r w:rsidR="00540519">
        <w:rPr>
          <w:rFonts w:asciiTheme="minorHAnsi" w:hAnsiTheme="minorHAnsi" w:cstheme="minorHAnsi"/>
          <w:color w:val="FF0000"/>
          <w:sz w:val="22"/>
          <w:szCs w:val="22"/>
          <w:lang w:val="en-GB"/>
        </w:rPr>
        <w:t>estimation</w:t>
      </w:r>
      <w:r w:rsidRPr="00D06F3E">
        <w:rPr>
          <w:rFonts w:asciiTheme="minorHAnsi" w:hAnsiTheme="minorHAnsi" w:cstheme="minorHAnsi"/>
          <w:color w:val="FF0000"/>
          <w:sz w:val="22"/>
          <w:szCs w:val="22"/>
          <w:lang w:val="en-GB"/>
        </w:rPr>
        <w:t xml:space="preserve">. It is likely that many </w:t>
      </w:r>
      <w:proofErr w:type="spellStart"/>
      <w:r w:rsidRPr="00D06F3E">
        <w:rPr>
          <w:rFonts w:asciiTheme="minorHAnsi" w:hAnsiTheme="minorHAnsi" w:cstheme="minorHAnsi"/>
          <w:color w:val="FF0000"/>
          <w:sz w:val="22"/>
          <w:szCs w:val="22"/>
          <w:lang w:val="en-GB"/>
        </w:rPr>
        <w:t>eQTLs</w:t>
      </w:r>
      <w:proofErr w:type="spellEnd"/>
      <w:r w:rsidRPr="00D06F3E">
        <w:rPr>
          <w:rFonts w:asciiTheme="minorHAnsi" w:hAnsiTheme="minorHAnsi" w:cstheme="minorHAnsi"/>
          <w:color w:val="FF0000"/>
          <w:sz w:val="22"/>
          <w:szCs w:val="22"/>
          <w:lang w:val="en-GB"/>
        </w:rPr>
        <w:t xml:space="preserve"> in the datasets used by FUMA don’t affect gene expression but are instead in LD with a variant that does affect </w:t>
      </w:r>
      <w:r w:rsidR="00775580">
        <w:rPr>
          <w:rFonts w:asciiTheme="minorHAnsi" w:hAnsiTheme="minorHAnsi" w:cstheme="minorHAnsi"/>
          <w:color w:val="FF0000"/>
          <w:sz w:val="22"/>
          <w:szCs w:val="22"/>
          <w:lang w:val="en-GB"/>
        </w:rPr>
        <w:t>expression</w:t>
      </w:r>
      <w:r w:rsidRPr="00D06F3E">
        <w:rPr>
          <w:rFonts w:asciiTheme="minorHAnsi" w:hAnsiTheme="minorHAnsi" w:cstheme="minorHAnsi"/>
          <w:color w:val="FF0000"/>
          <w:sz w:val="22"/>
          <w:szCs w:val="22"/>
          <w:lang w:val="en-GB"/>
        </w:rPr>
        <w:t xml:space="preserve">. </w:t>
      </w:r>
    </w:p>
    <w:p w14:paraId="0FBAA9CC" w14:textId="0C847DD5" w:rsidR="00622C0B" w:rsidRPr="00622C0B" w:rsidRDefault="00622C0B" w:rsidP="00622C0B">
      <w:pPr>
        <w:pStyle w:val="ListParagraph"/>
        <w:numPr>
          <w:ilvl w:val="1"/>
          <w:numId w:val="16"/>
        </w:numPr>
        <w:spacing w:line="276" w:lineRule="auto"/>
        <w:jc w:val="both"/>
        <w:rPr>
          <w:rFonts w:asciiTheme="minorHAnsi" w:hAnsiTheme="minorHAnsi" w:cstheme="minorHAnsi"/>
          <w:b/>
          <w:sz w:val="22"/>
          <w:szCs w:val="22"/>
          <w:lang w:val="en-GB"/>
        </w:rPr>
      </w:pPr>
      <w:r w:rsidRPr="00D06F3E">
        <w:rPr>
          <w:rFonts w:asciiTheme="minorHAnsi" w:hAnsiTheme="minorHAnsi" w:cstheme="minorHAnsi"/>
          <w:color w:val="FF0000"/>
          <w:sz w:val="22"/>
          <w:szCs w:val="22"/>
          <w:lang w:val="en-GB"/>
        </w:rPr>
        <w:t xml:space="preserve">Statistical </w:t>
      </w:r>
      <w:proofErr w:type="spellStart"/>
      <w:r w:rsidRPr="00D06F3E">
        <w:rPr>
          <w:rFonts w:asciiTheme="minorHAnsi" w:hAnsiTheme="minorHAnsi" w:cstheme="minorHAnsi"/>
          <w:color w:val="FF0000"/>
          <w:sz w:val="22"/>
          <w:szCs w:val="22"/>
          <w:lang w:val="en-GB"/>
        </w:rPr>
        <w:t>finemapping</w:t>
      </w:r>
      <w:proofErr w:type="spellEnd"/>
      <w:r w:rsidRPr="00D06F3E">
        <w:rPr>
          <w:rFonts w:asciiTheme="minorHAnsi" w:hAnsiTheme="minorHAnsi" w:cstheme="minorHAnsi"/>
          <w:color w:val="FF0000"/>
          <w:sz w:val="22"/>
          <w:szCs w:val="22"/>
          <w:lang w:val="en-GB"/>
        </w:rPr>
        <w:t xml:space="preserve"> can be performed on </w:t>
      </w:r>
      <w:proofErr w:type="spellStart"/>
      <w:r w:rsidRPr="00D06F3E">
        <w:rPr>
          <w:rFonts w:asciiTheme="minorHAnsi" w:hAnsiTheme="minorHAnsi" w:cstheme="minorHAnsi"/>
          <w:color w:val="FF0000"/>
          <w:sz w:val="22"/>
          <w:szCs w:val="22"/>
          <w:lang w:val="en-GB"/>
        </w:rPr>
        <w:t>eQTL</w:t>
      </w:r>
      <w:proofErr w:type="spellEnd"/>
      <w:r w:rsidRPr="00D06F3E">
        <w:rPr>
          <w:rFonts w:asciiTheme="minorHAnsi" w:hAnsiTheme="minorHAnsi" w:cstheme="minorHAnsi"/>
          <w:color w:val="FF0000"/>
          <w:sz w:val="22"/>
          <w:szCs w:val="22"/>
          <w:lang w:val="en-GB"/>
        </w:rPr>
        <w:t xml:space="preserve"> data just as you can perform statistical </w:t>
      </w:r>
      <w:proofErr w:type="spellStart"/>
      <w:r w:rsidRPr="00D06F3E">
        <w:rPr>
          <w:rFonts w:asciiTheme="minorHAnsi" w:hAnsiTheme="minorHAnsi" w:cstheme="minorHAnsi"/>
          <w:color w:val="FF0000"/>
          <w:sz w:val="22"/>
          <w:szCs w:val="22"/>
          <w:lang w:val="en-GB"/>
        </w:rPr>
        <w:t>finemapping</w:t>
      </w:r>
      <w:proofErr w:type="spellEnd"/>
      <w:r w:rsidRPr="00D06F3E">
        <w:rPr>
          <w:rFonts w:asciiTheme="minorHAnsi" w:hAnsiTheme="minorHAnsi" w:cstheme="minorHAnsi"/>
          <w:color w:val="FF0000"/>
          <w:sz w:val="22"/>
          <w:szCs w:val="22"/>
          <w:lang w:val="en-GB"/>
        </w:rPr>
        <w:t xml:space="preserve"> on GWAS data to narrow down the number of variants to a set of potentially causal variants. If possible, I would recommend checking whether </w:t>
      </w:r>
      <w:proofErr w:type="spellStart"/>
      <w:r w:rsidRPr="00D06F3E">
        <w:rPr>
          <w:rFonts w:asciiTheme="minorHAnsi" w:hAnsiTheme="minorHAnsi" w:cstheme="minorHAnsi"/>
          <w:color w:val="FF0000"/>
          <w:sz w:val="22"/>
          <w:szCs w:val="22"/>
          <w:lang w:val="en-GB"/>
        </w:rPr>
        <w:t>eQTLs</w:t>
      </w:r>
      <w:proofErr w:type="spellEnd"/>
      <w:r w:rsidRPr="00D06F3E">
        <w:rPr>
          <w:rFonts w:asciiTheme="minorHAnsi" w:hAnsiTheme="minorHAnsi" w:cstheme="minorHAnsi"/>
          <w:color w:val="FF0000"/>
          <w:sz w:val="22"/>
          <w:szCs w:val="22"/>
          <w:lang w:val="en-GB"/>
        </w:rPr>
        <w:t xml:space="preserve"> of interest identified by FUMA are in credible sets from statistical fine-mapping. This is possible with </w:t>
      </w:r>
      <w:proofErr w:type="spellStart"/>
      <w:r w:rsidRPr="00D06F3E">
        <w:rPr>
          <w:rFonts w:asciiTheme="minorHAnsi" w:hAnsiTheme="minorHAnsi" w:cstheme="minorHAnsi"/>
          <w:color w:val="FF0000"/>
          <w:sz w:val="22"/>
          <w:szCs w:val="22"/>
          <w:lang w:val="en-GB"/>
        </w:rPr>
        <w:t>GTEx</w:t>
      </w:r>
      <w:proofErr w:type="spellEnd"/>
      <w:r w:rsidRPr="00D06F3E">
        <w:rPr>
          <w:rFonts w:asciiTheme="minorHAnsi" w:hAnsiTheme="minorHAnsi" w:cstheme="minorHAnsi"/>
          <w:color w:val="FF0000"/>
          <w:sz w:val="22"/>
          <w:szCs w:val="22"/>
          <w:lang w:val="en-GB"/>
        </w:rPr>
        <w:t xml:space="preserve"> data </w:t>
      </w:r>
      <w:hyperlink r:id="rId22" w:history="1">
        <w:r w:rsidRPr="00622C0B">
          <w:rPr>
            <w:rStyle w:val="Hyperlink"/>
            <w:rFonts w:asciiTheme="minorHAnsi" w:hAnsiTheme="minorHAnsi" w:cstheme="minorHAnsi"/>
            <w:sz w:val="22"/>
            <w:szCs w:val="22"/>
            <w:lang w:val="en-GB"/>
          </w:rPr>
          <w:t>https://www.gtexportal.org/home/downloads/adult-gtex/qtl</w:t>
        </w:r>
      </w:hyperlink>
      <w:r w:rsidRPr="00622C0B">
        <w:rPr>
          <w:rFonts w:asciiTheme="minorHAnsi" w:hAnsiTheme="minorHAnsi" w:cstheme="minorHAnsi"/>
          <w:color w:val="C00000"/>
          <w:sz w:val="22"/>
          <w:szCs w:val="22"/>
          <w:lang w:val="en-GB"/>
        </w:rPr>
        <w:t xml:space="preserve">. </w:t>
      </w:r>
    </w:p>
    <w:p w14:paraId="59B9329B" w14:textId="51DC00F6" w:rsidR="00622C0B" w:rsidRDefault="00622C0B" w:rsidP="00622C0B">
      <w:pPr>
        <w:pStyle w:val="ListParagraph"/>
        <w:numPr>
          <w:ilvl w:val="0"/>
          <w:numId w:val="16"/>
        </w:numPr>
        <w:spacing w:line="276" w:lineRule="auto"/>
        <w:jc w:val="both"/>
        <w:rPr>
          <w:rFonts w:asciiTheme="minorHAnsi" w:hAnsiTheme="minorHAnsi" w:cstheme="minorHAnsi"/>
          <w:b/>
          <w:sz w:val="22"/>
          <w:szCs w:val="22"/>
          <w:lang w:val="en-GB"/>
        </w:rPr>
      </w:pPr>
      <w:r>
        <w:rPr>
          <w:rFonts w:asciiTheme="minorHAnsi" w:hAnsiTheme="minorHAnsi" w:cstheme="minorHAnsi"/>
          <w:b/>
          <w:sz w:val="22"/>
          <w:szCs w:val="22"/>
          <w:lang w:val="en-GB"/>
        </w:rPr>
        <w:t xml:space="preserve">When finding multiple significant tissues in the tissue enrichment analyses, what are some follow-up steps you could perform? </w:t>
      </w:r>
    </w:p>
    <w:p w14:paraId="001DBA22" w14:textId="1BD567F9" w:rsidR="00622C0B" w:rsidRPr="00D06F3E" w:rsidRDefault="00622C0B" w:rsidP="00622C0B">
      <w:pPr>
        <w:pStyle w:val="ListParagraph"/>
        <w:numPr>
          <w:ilvl w:val="1"/>
          <w:numId w:val="16"/>
        </w:numPr>
        <w:spacing w:line="276" w:lineRule="auto"/>
        <w:jc w:val="both"/>
        <w:rPr>
          <w:rFonts w:asciiTheme="minorHAnsi" w:hAnsiTheme="minorHAnsi" w:cstheme="minorHAnsi"/>
          <w:b/>
          <w:color w:val="FF0000"/>
          <w:sz w:val="22"/>
          <w:szCs w:val="22"/>
          <w:lang w:val="en-GB"/>
        </w:rPr>
      </w:pPr>
      <w:r w:rsidRPr="00D06F3E">
        <w:rPr>
          <w:rFonts w:asciiTheme="minorHAnsi" w:hAnsiTheme="minorHAnsi" w:cstheme="minorHAnsi"/>
          <w:color w:val="FF0000"/>
          <w:sz w:val="22"/>
          <w:szCs w:val="22"/>
          <w:lang w:val="en-GB"/>
        </w:rPr>
        <w:t xml:space="preserve">Many tissues can have similar expression profiles so it is not certain if each association is independent or if multiple tissues share the same association. You can perform conditional analyses in MAGMA to identify whether the tissue associations are independent. </w:t>
      </w:r>
    </w:p>
    <w:p w14:paraId="19D7140E" w14:textId="39619C40" w:rsidR="00E36F37" w:rsidRDefault="00E36F37" w:rsidP="00E36F37">
      <w:pPr>
        <w:pStyle w:val="ListParagraph"/>
        <w:numPr>
          <w:ilvl w:val="0"/>
          <w:numId w:val="16"/>
        </w:numPr>
        <w:spacing w:line="276" w:lineRule="auto"/>
        <w:jc w:val="both"/>
        <w:rPr>
          <w:rFonts w:asciiTheme="minorHAnsi" w:hAnsiTheme="minorHAnsi" w:cstheme="minorHAnsi"/>
          <w:b/>
          <w:sz w:val="22"/>
          <w:szCs w:val="22"/>
          <w:lang w:val="en-GB"/>
        </w:rPr>
      </w:pPr>
      <w:r>
        <w:rPr>
          <w:rFonts w:asciiTheme="minorHAnsi" w:hAnsiTheme="minorHAnsi" w:cstheme="minorHAnsi"/>
          <w:b/>
          <w:sz w:val="22"/>
          <w:szCs w:val="22"/>
          <w:lang w:val="en-GB"/>
        </w:rPr>
        <w:lastRenderedPageBreak/>
        <w:t xml:space="preserve">Below are some links to resources that </w:t>
      </w:r>
      <w:r w:rsidR="004C2C41">
        <w:rPr>
          <w:rFonts w:asciiTheme="minorHAnsi" w:hAnsiTheme="minorHAnsi" w:cstheme="minorHAnsi"/>
          <w:b/>
          <w:sz w:val="22"/>
          <w:szCs w:val="22"/>
          <w:lang w:val="en-GB"/>
        </w:rPr>
        <w:t xml:space="preserve">have similar information </w:t>
      </w:r>
      <w:r>
        <w:rPr>
          <w:rFonts w:asciiTheme="minorHAnsi" w:hAnsiTheme="minorHAnsi" w:cstheme="minorHAnsi"/>
          <w:b/>
          <w:sz w:val="22"/>
          <w:szCs w:val="22"/>
          <w:lang w:val="en-GB"/>
        </w:rPr>
        <w:t>to FUMA, try selecting a locus from the GWAS above and manually annotate information:</w:t>
      </w:r>
    </w:p>
    <w:p w14:paraId="6B291475" w14:textId="77777777" w:rsidR="00E36F37" w:rsidRDefault="003E4755" w:rsidP="00E36F37">
      <w:pPr>
        <w:pStyle w:val="ListParagraph"/>
        <w:numPr>
          <w:ilvl w:val="1"/>
          <w:numId w:val="16"/>
        </w:numPr>
        <w:spacing w:line="276" w:lineRule="auto"/>
        <w:jc w:val="both"/>
        <w:rPr>
          <w:rFonts w:asciiTheme="minorHAnsi" w:hAnsiTheme="minorHAnsi" w:cstheme="minorHAnsi"/>
          <w:b/>
          <w:sz w:val="22"/>
          <w:szCs w:val="22"/>
          <w:lang w:val="en-GB"/>
        </w:rPr>
      </w:pPr>
      <w:hyperlink r:id="rId23" w:history="1">
        <w:proofErr w:type="spellStart"/>
        <w:r w:rsidR="00E36F37" w:rsidRPr="00042D08">
          <w:rPr>
            <w:rStyle w:val="Hyperlink"/>
            <w:rFonts w:asciiTheme="minorHAnsi" w:hAnsiTheme="minorHAnsi" w:cstheme="minorHAnsi"/>
            <w:b/>
            <w:sz w:val="22"/>
            <w:szCs w:val="22"/>
            <w:lang w:val="en-GB"/>
          </w:rPr>
          <w:t>dbSNP</w:t>
        </w:r>
        <w:proofErr w:type="spellEnd"/>
      </w:hyperlink>
      <w:r w:rsidR="00E36F37">
        <w:rPr>
          <w:rFonts w:asciiTheme="minorHAnsi" w:hAnsiTheme="minorHAnsi" w:cstheme="minorHAnsi"/>
          <w:b/>
          <w:sz w:val="22"/>
          <w:szCs w:val="22"/>
          <w:lang w:val="en-GB"/>
        </w:rPr>
        <w:t xml:space="preserve"> – Search </w:t>
      </w:r>
      <w:proofErr w:type="spellStart"/>
      <w:r w:rsidR="00E36F37">
        <w:rPr>
          <w:rFonts w:asciiTheme="minorHAnsi" w:hAnsiTheme="minorHAnsi" w:cstheme="minorHAnsi"/>
          <w:b/>
          <w:sz w:val="22"/>
          <w:szCs w:val="22"/>
          <w:lang w:val="en-GB"/>
        </w:rPr>
        <w:t>rsIDs</w:t>
      </w:r>
      <w:proofErr w:type="spellEnd"/>
      <w:r w:rsidR="00E36F37">
        <w:rPr>
          <w:rFonts w:asciiTheme="minorHAnsi" w:hAnsiTheme="minorHAnsi" w:cstheme="minorHAnsi"/>
          <w:b/>
          <w:sz w:val="22"/>
          <w:szCs w:val="22"/>
          <w:lang w:val="en-GB"/>
        </w:rPr>
        <w:t xml:space="preserve"> to list SNP information including allele frequencies</w:t>
      </w:r>
    </w:p>
    <w:p w14:paraId="2202AF43" w14:textId="4A1505A7" w:rsidR="00E36F37" w:rsidRDefault="003E4755" w:rsidP="00E36F37">
      <w:pPr>
        <w:pStyle w:val="ListParagraph"/>
        <w:numPr>
          <w:ilvl w:val="1"/>
          <w:numId w:val="16"/>
        </w:numPr>
        <w:spacing w:line="276" w:lineRule="auto"/>
        <w:jc w:val="both"/>
        <w:rPr>
          <w:rFonts w:asciiTheme="minorHAnsi" w:hAnsiTheme="minorHAnsi" w:cstheme="minorHAnsi"/>
          <w:b/>
          <w:sz w:val="22"/>
          <w:szCs w:val="22"/>
          <w:lang w:val="en-GB"/>
        </w:rPr>
      </w:pPr>
      <w:hyperlink r:id="rId24" w:history="1">
        <w:proofErr w:type="spellStart"/>
        <w:r w:rsidR="00E36F37" w:rsidRPr="00042D08">
          <w:rPr>
            <w:rStyle w:val="Hyperlink"/>
            <w:rFonts w:asciiTheme="minorHAnsi" w:hAnsiTheme="minorHAnsi" w:cstheme="minorHAnsi"/>
            <w:b/>
            <w:sz w:val="22"/>
            <w:szCs w:val="22"/>
            <w:lang w:val="en-GB"/>
          </w:rPr>
          <w:t>LDlink</w:t>
        </w:r>
        <w:proofErr w:type="spellEnd"/>
      </w:hyperlink>
      <w:r w:rsidR="00E36F37">
        <w:rPr>
          <w:rFonts w:asciiTheme="minorHAnsi" w:hAnsiTheme="minorHAnsi" w:cstheme="minorHAnsi"/>
          <w:b/>
          <w:sz w:val="22"/>
          <w:szCs w:val="22"/>
          <w:lang w:val="en-GB"/>
        </w:rPr>
        <w:t xml:space="preserve"> – Perform multiple analyses that require</w:t>
      </w:r>
      <w:bookmarkStart w:id="1" w:name="_GoBack"/>
      <w:bookmarkEnd w:id="1"/>
      <w:r w:rsidR="00E36F37">
        <w:rPr>
          <w:rFonts w:asciiTheme="minorHAnsi" w:hAnsiTheme="minorHAnsi" w:cstheme="minorHAnsi"/>
          <w:b/>
          <w:sz w:val="22"/>
          <w:szCs w:val="22"/>
          <w:lang w:val="en-GB"/>
        </w:rPr>
        <w:t xml:space="preserve"> a LD reference panel</w:t>
      </w:r>
    </w:p>
    <w:p w14:paraId="5C0A6066" w14:textId="77777777" w:rsidR="00E36F37" w:rsidRDefault="003E4755" w:rsidP="00E36F37">
      <w:pPr>
        <w:pStyle w:val="ListParagraph"/>
        <w:numPr>
          <w:ilvl w:val="1"/>
          <w:numId w:val="16"/>
        </w:numPr>
        <w:spacing w:line="276" w:lineRule="auto"/>
        <w:jc w:val="both"/>
        <w:rPr>
          <w:rFonts w:asciiTheme="minorHAnsi" w:hAnsiTheme="minorHAnsi" w:cstheme="minorHAnsi"/>
          <w:b/>
          <w:sz w:val="22"/>
          <w:szCs w:val="22"/>
          <w:lang w:val="en-GB"/>
        </w:rPr>
      </w:pPr>
      <w:hyperlink r:id="rId25" w:history="1">
        <w:proofErr w:type="spellStart"/>
        <w:r w:rsidR="00E36F37" w:rsidRPr="00042D08">
          <w:rPr>
            <w:rStyle w:val="Hyperlink"/>
            <w:rFonts w:asciiTheme="minorHAnsi" w:hAnsiTheme="minorHAnsi" w:cstheme="minorHAnsi"/>
            <w:b/>
            <w:sz w:val="22"/>
            <w:szCs w:val="22"/>
            <w:lang w:val="en-GB"/>
          </w:rPr>
          <w:t>GTEx</w:t>
        </w:r>
        <w:proofErr w:type="spellEnd"/>
      </w:hyperlink>
      <w:r w:rsidR="00E36F37">
        <w:rPr>
          <w:rFonts w:asciiTheme="minorHAnsi" w:hAnsiTheme="minorHAnsi" w:cstheme="minorHAnsi"/>
          <w:b/>
          <w:sz w:val="22"/>
          <w:szCs w:val="22"/>
          <w:lang w:val="en-GB"/>
        </w:rPr>
        <w:t xml:space="preserve"> – Search variants to identify whether they are </w:t>
      </w:r>
      <w:proofErr w:type="spellStart"/>
      <w:r w:rsidR="00E36F37">
        <w:rPr>
          <w:rFonts w:asciiTheme="minorHAnsi" w:hAnsiTheme="minorHAnsi" w:cstheme="minorHAnsi"/>
          <w:b/>
          <w:sz w:val="22"/>
          <w:szCs w:val="22"/>
          <w:lang w:val="en-GB"/>
        </w:rPr>
        <w:t>eQTLs</w:t>
      </w:r>
      <w:proofErr w:type="spellEnd"/>
    </w:p>
    <w:p w14:paraId="152118B3" w14:textId="77777777" w:rsidR="00E36F37" w:rsidRPr="005B0EE2" w:rsidRDefault="003E4755" w:rsidP="00E36F37">
      <w:pPr>
        <w:pStyle w:val="ListParagraph"/>
        <w:numPr>
          <w:ilvl w:val="1"/>
          <w:numId w:val="16"/>
        </w:numPr>
        <w:spacing w:line="276" w:lineRule="auto"/>
        <w:jc w:val="both"/>
        <w:rPr>
          <w:rFonts w:asciiTheme="minorHAnsi" w:hAnsiTheme="minorHAnsi" w:cstheme="minorHAnsi"/>
          <w:b/>
          <w:sz w:val="22"/>
          <w:szCs w:val="22"/>
          <w:lang w:val="en-GB"/>
        </w:rPr>
      </w:pPr>
      <w:hyperlink r:id="rId26" w:history="1">
        <w:proofErr w:type="spellStart"/>
        <w:r w:rsidR="00E36F37" w:rsidRPr="00042D08">
          <w:rPr>
            <w:rStyle w:val="Hyperlink"/>
            <w:rFonts w:asciiTheme="minorHAnsi" w:hAnsiTheme="minorHAnsi" w:cstheme="minorHAnsi"/>
            <w:b/>
            <w:sz w:val="22"/>
            <w:szCs w:val="22"/>
            <w:lang w:val="en-GB"/>
          </w:rPr>
          <w:t>OpenTargets</w:t>
        </w:r>
        <w:proofErr w:type="spellEnd"/>
      </w:hyperlink>
      <w:r w:rsidR="00E36F37">
        <w:rPr>
          <w:rFonts w:asciiTheme="minorHAnsi" w:hAnsiTheme="minorHAnsi" w:cstheme="minorHAnsi"/>
          <w:b/>
          <w:sz w:val="22"/>
          <w:szCs w:val="22"/>
          <w:lang w:val="en-GB"/>
        </w:rPr>
        <w:t xml:space="preserve"> – Search variants or genes for functional annotations</w:t>
      </w:r>
    </w:p>
    <w:p w14:paraId="31BD573B" w14:textId="77777777" w:rsidR="00E36F37" w:rsidRDefault="00E36F37" w:rsidP="00E36F37">
      <w:pPr>
        <w:spacing w:line="276" w:lineRule="auto"/>
        <w:jc w:val="both"/>
        <w:rPr>
          <w:rFonts w:asciiTheme="minorHAnsi" w:hAnsiTheme="minorHAnsi" w:cstheme="minorHAnsi"/>
          <w:b/>
          <w:sz w:val="22"/>
          <w:szCs w:val="22"/>
          <w:lang w:val="en-GB"/>
        </w:rPr>
      </w:pPr>
    </w:p>
    <w:p w14:paraId="47C841DC" w14:textId="77777777" w:rsidR="00E36F37" w:rsidRDefault="00E36F37" w:rsidP="00E36F37">
      <w:pPr>
        <w:spacing w:line="276" w:lineRule="auto"/>
        <w:jc w:val="both"/>
        <w:rPr>
          <w:rFonts w:asciiTheme="minorHAnsi" w:hAnsiTheme="minorHAnsi" w:cstheme="minorHAnsi"/>
          <w:b/>
          <w:sz w:val="22"/>
          <w:szCs w:val="22"/>
          <w:lang w:val="en-GB"/>
        </w:rPr>
      </w:pPr>
    </w:p>
    <w:p w14:paraId="68935D13" w14:textId="77777777" w:rsidR="00E36F37" w:rsidRPr="001B7B79" w:rsidRDefault="00E36F37" w:rsidP="00E36F37">
      <w:pPr>
        <w:spacing w:line="276" w:lineRule="auto"/>
        <w:jc w:val="both"/>
        <w:rPr>
          <w:rFonts w:asciiTheme="minorHAnsi" w:hAnsiTheme="minorHAnsi" w:cstheme="minorHAnsi"/>
          <w:b/>
          <w:sz w:val="22"/>
          <w:szCs w:val="22"/>
          <w:lang w:val="en-GB"/>
        </w:rPr>
      </w:pPr>
    </w:p>
    <w:p w14:paraId="78669F08" w14:textId="77777777" w:rsidR="00E36F37" w:rsidRPr="00B863A0" w:rsidRDefault="00E36F37" w:rsidP="00E36F37">
      <w:pPr>
        <w:spacing w:line="276" w:lineRule="auto"/>
        <w:jc w:val="both"/>
        <w:rPr>
          <w:rFonts w:asciiTheme="minorHAnsi" w:hAnsiTheme="minorHAnsi" w:cstheme="minorHAnsi"/>
          <w:b/>
          <w:sz w:val="22"/>
          <w:szCs w:val="22"/>
          <w:lang w:val="en-GB"/>
        </w:rPr>
      </w:pPr>
      <w:r w:rsidRPr="00B863A0">
        <w:rPr>
          <w:rFonts w:asciiTheme="minorHAnsi" w:hAnsiTheme="minorHAnsi" w:cstheme="minorHAnsi"/>
          <w:b/>
          <w:sz w:val="22"/>
          <w:szCs w:val="22"/>
          <w:lang w:val="en-GB"/>
        </w:rPr>
        <w:t>Further reading</w:t>
      </w:r>
    </w:p>
    <w:p w14:paraId="13EFDCC9" w14:textId="77777777" w:rsidR="00E36F37" w:rsidRPr="00B863A0" w:rsidRDefault="00E36F37" w:rsidP="00E36F37">
      <w:pPr>
        <w:spacing w:line="276" w:lineRule="auto"/>
        <w:ind w:left="709" w:hanging="709"/>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FUMA:</w:t>
      </w:r>
    </w:p>
    <w:p w14:paraId="73F5CDA1" w14:textId="77777777" w:rsidR="00E36F37" w:rsidRDefault="003E4755" w:rsidP="00E36F37">
      <w:pPr>
        <w:pStyle w:val="ListParagraph"/>
        <w:numPr>
          <w:ilvl w:val="0"/>
          <w:numId w:val="17"/>
        </w:numPr>
        <w:spacing w:line="276" w:lineRule="auto"/>
        <w:jc w:val="both"/>
        <w:rPr>
          <w:rFonts w:asciiTheme="minorHAnsi" w:hAnsiTheme="minorHAnsi" w:cstheme="minorHAnsi"/>
          <w:sz w:val="22"/>
          <w:szCs w:val="22"/>
          <w:lang w:val="en-GB"/>
        </w:rPr>
      </w:pPr>
      <w:hyperlink r:id="rId27" w:history="1">
        <w:r w:rsidR="00E36F37" w:rsidRPr="00B863A0">
          <w:rPr>
            <w:rStyle w:val="Hyperlink"/>
            <w:rFonts w:asciiTheme="minorHAnsi" w:hAnsiTheme="minorHAnsi" w:cstheme="minorHAnsi"/>
            <w:sz w:val="22"/>
            <w:szCs w:val="22"/>
            <w:lang w:val="en-GB"/>
          </w:rPr>
          <w:t>Watanabe (2017)</w:t>
        </w:r>
      </w:hyperlink>
      <w:r w:rsidR="00E36F37" w:rsidRPr="00B863A0">
        <w:rPr>
          <w:rFonts w:asciiTheme="minorHAnsi" w:hAnsiTheme="minorHAnsi" w:cstheme="minorHAnsi"/>
          <w:sz w:val="22"/>
          <w:szCs w:val="22"/>
          <w:lang w:val="en-GB"/>
        </w:rPr>
        <w:t xml:space="preserve"> - Functional mapping and annotation of genetic associations with FUMA</w:t>
      </w:r>
    </w:p>
    <w:p w14:paraId="37DE85B0" w14:textId="77777777" w:rsidR="00E36F37" w:rsidRPr="00B863A0" w:rsidRDefault="003E4755" w:rsidP="00E36F37">
      <w:pPr>
        <w:pStyle w:val="ListParagraph"/>
        <w:numPr>
          <w:ilvl w:val="0"/>
          <w:numId w:val="17"/>
        </w:numPr>
        <w:spacing w:line="276" w:lineRule="auto"/>
        <w:jc w:val="both"/>
        <w:rPr>
          <w:rFonts w:asciiTheme="minorHAnsi" w:hAnsiTheme="minorHAnsi" w:cstheme="minorHAnsi"/>
          <w:sz w:val="22"/>
          <w:szCs w:val="22"/>
          <w:lang w:val="en-GB"/>
        </w:rPr>
      </w:pPr>
      <w:hyperlink r:id="rId28" w:history="1">
        <w:r w:rsidR="00E36F37" w:rsidRPr="00667D5B">
          <w:rPr>
            <w:rStyle w:val="Hyperlink"/>
            <w:rFonts w:asciiTheme="minorHAnsi" w:hAnsiTheme="minorHAnsi" w:cstheme="minorHAnsi"/>
            <w:sz w:val="22"/>
            <w:szCs w:val="22"/>
            <w:lang w:val="en-GB"/>
          </w:rPr>
          <w:t>Watanabe (2019)</w:t>
        </w:r>
      </w:hyperlink>
      <w:r w:rsidR="00E36F37">
        <w:rPr>
          <w:rFonts w:asciiTheme="minorHAnsi" w:hAnsiTheme="minorHAnsi" w:cstheme="minorHAnsi"/>
          <w:sz w:val="22"/>
          <w:szCs w:val="22"/>
          <w:lang w:val="en-GB"/>
        </w:rPr>
        <w:t xml:space="preserve"> – FUMA cell type</w:t>
      </w:r>
    </w:p>
    <w:p w14:paraId="6EBB6F80" w14:textId="77777777" w:rsidR="00E36F37" w:rsidRPr="00B863A0" w:rsidRDefault="00E36F37" w:rsidP="00E36F37">
      <w:pPr>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Studies from which data was used:</w:t>
      </w:r>
    </w:p>
    <w:p w14:paraId="27B1750B" w14:textId="77777777" w:rsidR="00E36F37" w:rsidRPr="00B863A0" w:rsidRDefault="003E4755" w:rsidP="00E36F37">
      <w:pPr>
        <w:pStyle w:val="ListParagraph"/>
        <w:numPr>
          <w:ilvl w:val="0"/>
          <w:numId w:val="18"/>
        </w:numPr>
        <w:spacing w:line="276" w:lineRule="auto"/>
        <w:jc w:val="both"/>
        <w:rPr>
          <w:rFonts w:asciiTheme="minorHAnsi" w:hAnsiTheme="minorHAnsi" w:cstheme="minorHAnsi"/>
          <w:sz w:val="22"/>
          <w:szCs w:val="22"/>
          <w:lang w:val="en-GB"/>
        </w:rPr>
      </w:pPr>
      <w:hyperlink r:id="rId29" w:history="1">
        <w:proofErr w:type="spellStart"/>
        <w:r w:rsidR="00E36F37" w:rsidRPr="00B863A0">
          <w:rPr>
            <w:rStyle w:val="Hyperlink"/>
            <w:rFonts w:asciiTheme="minorHAnsi" w:hAnsiTheme="minorHAnsi" w:cstheme="minorHAnsi"/>
            <w:sz w:val="22"/>
            <w:szCs w:val="22"/>
            <w:lang w:val="en-GB"/>
          </w:rPr>
          <w:t>Ripke</w:t>
        </w:r>
        <w:proofErr w:type="spellEnd"/>
        <w:r w:rsidR="00E36F37" w:rsidRPr="00B863A0">
          <w:rPr>
            <w:rStyle w:val="Hyperlink"/>
            <w:rFonts w:asciiTheme="minorHAnsi" w:hAnsiTheme="minorHAnsi" w:cstheme="minorHAnsi"/>
            <w:sz w:val="22"/>
            <w:szCs w:val="22"/>
            <w:lang w:val="en-GB"/>
          </w:rPr>
          <w:t xml:space="preserve"> et al. (2014)</w:t>
        </w:r>
      </w:hyperlink>
      <w:r w:rsidR="00E36F37" w:rsidRPr="00B863A0">
        <w:rPr>
          <w:rFonts w:asciiTheme="minorHAnsi" w:hAnsiTheme="minorHAnsi" w:cstheme="minorHAnsi"/>
          <w:sz w:val="22"/>
          <w:szCs w:val="22"/>
          <w:lang w:val="en-GB"/>
        </w:rPr>
        <w:t xml:space="preserve"> - Biological insights from 108 schizophrenia-associated genetic loci</w:t>
      </w:r>
    </w:p>
    <w:p w14:paraId="5DE3DE11" w14:textId="77777777" w:rsidR="00E36F37" w:rsidRDefault="003E4755" w:rsidP="00E36F37">
      <w:pPr>
        <w:pStyle w:val="ListParagraph"/>
        <w:numPr>
          <w:ilvl w:val="0"/>
          <w:numId w:val="18"/>
        </w:numPr>
        <w:spacing w:line="276" w:lineRule="auto"/>
        <w:jc w:val="both"/>
        <w:rPr>
          <w:rFonts w:asciiTheme="minorHAnsi" w:hAnsiTheme="minorHAnsi" w:cstheme="minorHAnsi"/>
          <w:sz w:val="22"/>
          <w:szCs w:val="22"/>
          <w:lang w:val="en-GB"/>
        </w:rPr>
      </w:pPr>
      <w:hyperlink r:id="rId30" w:history="1">
        <w:r w:rsidR="00E36F37" w:rsidRPr="00B863A0">
          <w:rPr>
            <w:rStyle w:val="Hyperlink"/>
            <w:rFonts w:asciiTheme="minorHAnsi" w:hAnsiTheme="minorHAnsi" w:cstheme="minorHAnsi"/>
            <w:sz w:val="22"/>
            <w:szCs w:val="22"/>
            <w:lang w:val="en-GB"/>
          </w:rPr>
          <w:t>Nagel et al., 2018</w:t>
        </w:r>
      </w:hyperlink>
      <w:r w:rsidR="00E36F37" w:rsidRPr="00B863A0">
        <w:rPr>
          <w:rFonts w:asciiTheme="minorHAnsi" w:hAnsiTheme="minorHAnsi" w:cstheme="minorHAnsi"/>
          <w:sz w:val="22"/>
          <w:szCs w:val="22"/>
          <w:lang w:val="en-GB"/>
        </w:rPr>
        <w:t xml:space="preserve"> - Meta-analysis of genome-wide association studies for neuroticism in 449,484 individuals identifies novel genetic loci and pathways</w:t>
      </w:r>
    </w:p>
    <w:p w14:paraId="09CB1F6D" w14:textId="77777777" w:rsidR="00E36F37" w:rsidRDefault="00E36F37" w:rsidP="00E36F37">
      <w:pPr>
        <w:spacing w:line="276" w:lineRule="auto"/>
        <w:jc w:val="both"/>
        <w:rPr>
          <w:rFonts w:asciiTheme="minorHAnsi" w:hAnsiTheme="minorHAnsi" w:cstheme="minorHAnsi"/>
          <w:sz w:val="22"/>
          <w:szCs w:val="22"/>
          <w:lang w:val="en-GB"/>
        </w:rPr>
      </w:pPr>
      <w:r>
        <w:rPr>
          <w:rFonts w:asciiTheme="minorHAnsi" w:hAnsiTheme="minorHAnsi" w:cstheme="minorHAnsi"/>
          <w:sz w:val="22"/>
          <w:szCs w:val="22"/>
          <w:lang w:val="en-GB"/>
        </w:rPr>
        <w:t>Other tools</w:t>
      </w:r>
    </w:p>
    <w:p w14:paraId="508145A1" w14:textId="77777777" w:rsidR="00E36F37" w:rsidRDefault="003E4755" w:rsidP="00E36F37">
      <w:pPr>
        <w:pStyle w:val="ListParagraph"/>
        <w:numPr>
          <w:ilvl w:val="0"/>
          <w:numId w:val="18"/>
        </w:numPr>
        <w:spacing w:line="276" w:lineRule="auto"/>
        <w:jc w:val="both"/>
        <w:rPr>
          <w:rFonts w:asciiTheme="minorHAnsi" w:hAnsiTheme="minorHAnsi" w:cstheme="minorHAnsi"/>
          <w:sz w:val="22"/>
          <w:szCs w:val="22"/>
          <w:lang w:val="en-GB"/>
        </w:rPr>
      </w:pPr>
      <w:hyperlink r:id="rId31" w:history="1">
        <w:r w:rsidR="00E36F37" w:rsidRPr="005153E6">
          <w:rPr>
            <w:rStyle w:val="Hyperlink"/>
            <w:rFonts w:asciiTheme="minorHAnsi" w:hAnsiTheme="minorHAnsi" w:cstheme="minorHAnsi"/>
            <w:sz w:val="22"/>
            <w:szCs w:val="22"/>
            <w:lang w:val="en-GB"/>
          </w:rPr>
          <w:t>de Leeuw et al. (2015)</w:t>
        </w:r>
      </w:hyperlink>
      <w:r w:rsidR="00E36F37">
        <w:rPr>
          <w:rFonts w:asciiTheme="minorHAnsi" w:hAnsiTheme="minorHAnsi" w:cstheme="minorHAnsi"/>
          <w:sz w:val="22"/>
          <w:szCs w:val="22"/>
          <w:lang w:val="en-GB"/>
        </w:rPr>
        <w:t xml:space="preserve"> - </w:t>
      </w:r>
      <w:r w:rsidR="00E36F37" w:rsidRPr="005153E6">
        <w:rPr>
          <w:rFonts w:asciiTheme="minorHAnsi" w:hAnsiTheme="minorHAnsi" w:cstheme="minorHAnsi"/>
          <w:sz w:val="22"/>
          <w:szCs w:val="22"/>
          <w:lang w:val="en-GB"/>
        </w:rPr>
        <w:t>MAGMA: Generalized Gene-Set Analysis of GWAS Data</w:t>
      </w:r>
      <w:r w:rsidR="00E36F37">
        <w:rPr>
          <w:rFonts w:asciiTheme="minorHAnsi" w:hAnsiTheme="minorHAnsi" w:cstheme="minorHAnsi"/>
          <w:sz w:val="22"/>
          <w:szCs w:val="22"/>
          <w:lang w:val="en-GB"/>
        </w:rPr>
        <w:t xml:space="preserve"> </w:t>
      </w:r>
    </w:p>
    <w:p w14:paraId="0A5911B3" w14:textId="77777777" w:rsidR="00E36F37" w:rsidRDefault="003E4755" w:rsidP="00E36F37">
      <w:pPr>
        <w:pStyle w:val="ListParagraph"/>
        <w:numPr>
          <w:ilvl w:val="0"/>
          <w:numId w:val="18"/>
        </w:numPr>
        <w:spacing w:line="276" w:lineRule="auto"/>
        <w:jc w:val="both"/>
        <w:rPr>
          <w:rFonts w:asciiTheme="minorHAnsi" w:hAnsiTheme="minorHAnsi" w:cstheme="minorHAnsi"/>
          <w:sz w:val="22"/>
          <w:szCs w:val="22"/>
          <w:lang w:val="en-GB"/>
        </w:rPr>
      </w:pPr>
      <w:hyperlink r:id="rId32" w:history="1">
        <w:r w:rsidR="00E36F37" w:rsidRPr="00F72D3D">
          <w:rPr>
            <w:rStyle w:val="Hyperlink"/>
            <w:rFonts w:asciiTheme="minorHAnsi" w:hAnsiTheme="minorHAnsi" w:cstheme="minorHAnsi"/>
            <w:sz w:val="22"/>
            <w:szCs w:val="22"/>
            <w:lang w:val="en-GB"/>
          </w:rPr>
          <w:t>Schipper et al. (2025)</w:t>
        </w:r>
      </w:hyperlink>
      <w:r w:rsidR="00E36F37">
        <w:rPr>
          <w:rFonts w:asciiTheme="minorHAnsi" w:hAnsiTheme="minorHAnsi" w:cstheme="minorHAnsi"/>
          <w:sz w:val="22"/>
          <w:szCs w:val="22"/>
          <w:lang w:val="en-GB"/>
        </w:rPr>
        <w:t xml:space="preserve"> - </w:t>
      </w:r>
      <w:r w:rsidR="00E36F37" w:rsidRPr="00F72D3D">
        <w:rPr>
          <w:rFonts w:asciiTheme="minorHAnsi" w:hAnsiTheme="minorHAnsi" w:cstheme="minorHAnsi"/>
          <w:sz w:val="22"/>
          <w:szCs w:val="22"/>
          <w:lang w:val="en-GB"/>
        </w:rPr>
        <w:t>Prioritizing effector genes at trait-associated loci using multimodal evidence</w:t>
      </w:r>
      <w:r w:rsidR="00E36F37">
        <w:rPr>
          <w:rFonts w:asciiTheme="minorHAnsi" w:hAnsiTheme="minorHAnsi" w:cstheme="minorHAnsi"/>
          <w:sz w:val="22"/>
          <w:szCs w:val="22"/>
          <w:lang w:val="en-GB"/>
        </w:rPr>
        <w:t xml:space="preserve"> (FLAMES)</w:t>
      </w:r>
    </w:p>
    <w:p w14:paraId="1608BC33" w14:textId="77777777" w:rsidR="00E36F37" w:rsidRDefault="003E4755" w:rsidP="00E36F37">
      <w:pPr>
        <w:pStyle w:val="ListParagraph"/>
        <w:numPr>
          <w:ilvl w:val="0"/>
          <w:numId w:val="18"/>
        </w:numPr>
        <w:spacing w:line="276" w:lineRule="auto"/>
        <w:jc w:val="both"/>
        <w:rPr>
          <w:rFonts w:asciiTheme="minorHAnsi" w:hAnsiTheme="minorHAnsi" w:cstheme="minorHAnsi"/>
          <w:sz w:val="22"/>
          <w:szCs w:val="22"/>
          <w:lang w:val="en-GB"/>
        </w:rPr>
      </w:pPr>
      <w:hyperlink r:id="rId33" w:history="1">
        <w:r w:rsidR="00E36F37" w:rsidRPr="00F72D3D">
          <w:rPr>
            <w:rStyle w:val="Hyperlink"/>
            <w:rFonts w:asciiTheme="minorHAnsi" w:hAnsiTheme="minorHAnsi" w:cstheme="minorHAnsi"/>
            <w:sz w:val="22"/>
            <w:szCs w:val="22"/>
            <w:lang w:val="en-GB"/>
          </w:rPr>
          <w:t>Weeks et al. (2023)</w:t>
        </w:r>
      </w:hyperlink>
      <w:r w:rsidR="00E36F37">
        <w:rPr>
          <w:rFonts w:asciiTheme="minorHAnsi" w:hAnsiTheme="minorHAnsi" w:cstheme="minorHAnsi"/>
          <w:sz w:val="22"/>
          <w:szCs w:val="22"/>
          <w:lang w:val="en-GB"/>
        </w:rPr>
        <w:t xml:space="preserve"> - </w:t>
      </w:r>
      <w:r w:rsidR="00E36F37" w:rsidRPr="00F72D3D">
        <w:rPr>
          <w:rFonts w:asciiTheme="minorHAnsi" w:hAnsiTheme="minorHAnsi" w:cstheme="minorHAnsi"/>
          <w:sz w:val="22"/>
          <w:szCs w:val="22"/>
          <w:lang w:val="en-GB"/>
        </w:rPr>
        <w:t>Leveraging polygenic enrichments of gene features to predict genes underlying complex traits and diseases</w:t>
      </w:r>
      <w:r w:rsidR="00E36F37">
        <w:rPr>
          <w:rFonts w:asciiTheme="minorHAnsi" w:hAnsiTheme="minorHAnsi" w:cstheme="minorHAnsi"/>
          <w:sz w:val="22"/>
          <w:szCs w:val="22"/>
          <w:lang w:val="en-GB"/>
        </w:rPr>
        <w:t xml:space="preserve"> (</w:t>
      </w:r>
      <w:proofErr w:type="spellStart"/>
      <w:r w:rsidR="00E36F37">
        <w:rPr>
          <w:rFonts w:asciiTheme="minorHAnsi" w:hAnsiTheme="minorHAnsi" w:cstheme="minorHAnsi"/>
          <w:sz w:val="22"/>
          <w:szCs w:val="22"/>
          <w:lang w:val="en-GB"/>
        </w:rPr>
        <w:t>PoPs</w:t>
      </w:r>
      <w:proofErr w:type="spellEnd"/>
      <w:r w:rsidR="00E36F37">
        <w:rPr>
          <w:rFonts w:asciiTheme="minorHAnsi" w:hAnsiTheme="minorHAnsi" w:cstheme="minorHAnsi"/>
          <w:sz w:val="22"/>
          <w:szCs w:val="22"/>
          <w:lang w:val="en-GB"/>
        </w:rPr>
        <w:t>)</w:t>
      </w:r>
    </w:p>
    <w:p w14:paraId="68289E88" w14:textId="77777777" w:rsidR="00E36F37" w:rsidRPr="00B863A0" w:rsidRDefault="003E4755" w:rsidP="00E36F37">
      <w:pPr>
        <w:pStyle w:val="ListParagraph"/>
        <w:numPr>
          <w:ilvl w:val="0"/>
          <w:numId w:val="18"/>
        </w:numPr>
        <w:spacing w:line="276" w:lineRule="auto"/>
        <w:jc w:val="both"/>
        <w:rPr>
          <w:rFonts w:asciiTheme="minorHAnsi" w:hAnsiTheme="minorHAnsi" w:cstheme="minorHAnsi"/>
          <w:sz w:val="22"/>
          <w:szCs w:val="22"/>
          <w:lang w:val="en-GB"/>
        </w:rPr>
      </w:pPr>
      <w:hyperlink r:id="rId34" w:history="1">
        <w:proofErr w:type="spellStart"/>
        <w:r w:rsidR="00E36F37" w:rsidRPr="00171453">
          <w:rPr>
            <w:rStyle w:val="Hyperlink"/>
            <w:rFonts w:asciiTheme="minorHAnsi" w:hAnsiTheme="minorHAnsi" w:cstheme="minorHAnsi"/>
            <w:sz w:val="22"/>
            <w:szCs w:val="22"/>
            <w:lang w:val="en-GB"/>
          </w:rPr>
          <w:t>Avsec</w:t>
        </w:r>
        <w:proofErr w:type="spellEnd"/>
        <w:r w:rsidR="00E36F37" w:rsidRPr="00171453">
          <w:rPr>
            <w:rStyle w:val="Hyperlink"/>
            <w:rFonts w:asciiTheme="minorHAnsi" w:hAnsiTheme="minorHAnsi" w:cstheme="minorHAnsi"/>
            <w:sz w:val="22"/>
            <w:szCs w:val="22"/>
            <w:lang w:val="en-GB"/>
          </w:rPr>
          <w:t xml:space="preserve"> et al. (2026)</w:t>
        </w:r>
      </w:hyperlink>
      <w:r w:rsidR="00E36F37">
        <w:rPr>
          <w:rFonts w:asciiTheme="minorHAnsi" w:hAnsiTheme="minorHAnsi" w:cstheme="minorHAnsi"/>
          <w:sz w:val="22"/>
          <w:szCs w:val="22"/>
          <w:lang w:val="en-GB"/>
        </w:rPr>
        <w:t xml:space="preserve"> - </w:t>
      </w:r>
      <w:r w:rsidR="00E36F37" w:rsidRPr="00171453">
        <w:rPr>
          <w:rFonts w:asciiTheme="minorHAnsi" w:hAnsiTheme="minorHAnsi" w:cstheme="minorHAnsi"/>
          <w:sz w:val="22"/>
          <w:szCs w:val="22"/>
          <w:lang w:val="en-GB"/>
        </w:rPr>
        <w:t xml:space="preserve">Advancing regulatory variant effect prediction with </w:t>
      </w:r>
      <w:proofErr w:type="spellStart"/>
      <w:r w:rsidR="00E36F37" w:rsidRPr="00171453">
        <w:rPr>
          <w:rFonts w:asciiTheme="minorHAnsi" w:hAnsiTheme="minorHAnsi" w:cstheme="minorHAnsi"/>
          <w:sz w:val="22"/>
          <w:szCs w:val="22"/>
          <w:lang w:val="en-GB"/>
        </w:rPr>
        <w:t>AlphaGenome</w:t>
      </w:r>
      <w:proofErr w:type="spellEnd"/>
    </w:p>
    <w:p w14:paraId="0253EB8F" w14:textId="77777777" w:rsidR="00D6140A" w:rsidRPr="00B863A0" w:rsidRDefault="00D6140A" w:rsidP="00AF17E5">
      <w:pPr>
        <w:rPr>
          <w:rFonts w:asciiTheme="minorHAnsi" w:hAnsiTheme="minorHAnsi" w:cstheme="minorHAnsi"/>
          <w:b/>
          <w:color w:val="000000" w:themeColor="text1"/>
          <w:sz w:val="22"/>
          <w:szCs w:val="22"/>
          <w:lang w:val="en-GB"/>
        </w:rPr>
      </w:pPr>
    </w:p>
    <w:sectPr w:rsidR="00D6140A" w:rsidRPr="00B863A0" w:rsidSect="00D23BCC">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F7B8B"/>
    <w:multiLevelType w:val="hybridMultilevel"/>
    <w:tmpl w:val="AD74CE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090324"/>
    <w:multiLevelType w:val="hybridMultilevel"/>
    <w:tmpl w:val="7CC6473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61B5FF2"/>
    <w:multiLevelType w:val="hybridMultilevel"/>
    <w:tmpl w:val="F46A0742"/>
    <w:lvl w:ilvl="0" w:tplc="DE9828B6">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AD3BEB"/>
    <w:multiLevelType w:val="hybridMultilevel"/>
    <w:tmpl w:val="D60AF80E"/>
    <w:lvl w:ilvl="0" w:tplc="E1A0478A">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BBF5B6C"/>
    <w:multiLevelType w:val="hybridMultilevel"/>
    <w:tmpl w:val="34449A4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D7C7AD0"/>
    <w:multiLevelType w:val="hybridMultilevel"/>
    <w:tmpl w:val="AA38C0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9002EB"/>
    <w:multiLevelType w:val="hybridMultilevel"/>
    <w:tmpl w:val="33E8DC80"/>
    <w:lvl w:ilvl="0" w:tplc="DE9828B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AB27AF"/>
    <w:multiLevelType w:val="multilevel"/>
    <w:tmpl w:val="4968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9069D"/>
    <w:multiLevelType w:val="hybridMultilevel"/>
    <w:tmpl w:val="27A681BE"/>
    <w:lvl w:ilvl="0" w:tplc="BD6A12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39043F"/>
    <w:multiLevelType w:val="hybridMultilevel"/>
    <w:tmpl w:val="E9D64036"/>
    <w:lvl w:ilvl="0" w:tplc="DF8EDB9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D60E6D"/>
    <w:multiLevelType w:val="hybridMultilevel"/>
    <w:tmpl w:val="81B21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F1146F"/>
    <w:multiLevelType w:val="hybridMultilevel"/>
    <w:tmpl w:val="288AA412"/>
    <w:lvl w:ilvl="0" w:tplc="DE9828B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6A41C5"/>
    <w:multiLevelType w:val="hybridMultilevel"/>
    <w:tmpl w:val="BA32C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604A35"/>
    <w:multiLevelType w:val="hybridMultilevel"/>
    <w:tmpl w:val="3E48A7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A0134E"/>
    <w:multiLevelType w:val="hybridMultilevel"/>
    <w:tmpl w:val="75A26566"/>
    <w:lvl w:ilvl="0" w:tplc="4F9229F2">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1924943"/>
    <w:multiLevelType w:val="hybridMultilevel"/>
    <w:tmpl w:val="A0D0FCF8"/>
    <w:lvl w:ilvl="0" w:tplc="BD6A125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40F7E25"/>
    <w:multiLevelType w:val="hybridMultilevel"/>
    <w:tmpl w:val="5218DA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47B2ACA"/>
    <w:multiLevelType w:val="hybridMultilevel"/>
    <w:tmpl w:val="6010B91E"/>
    <w:lvl w:ilvl="0" w:tplc="C92EA650">
      <w:numFmt w:val="bullet"/>
      <w:lvlText w:val="-"/>
      <w:lvlJc w:val="left"/>
      <w:pPr>
        <w:ind w:left="1800" w:hanging="360"/>
      </w:pPr>
      <w:rPr>
        <w:rFonts w:ascii="Calibri" w:eastAsia="Times New Roman" w:hAnsi="Calibri" w:cs="Calibri" w:hint="default"/>
        <w:i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5863361"/>
    <w:multiLevelType w:val="hybridMultilevel"/>
    <w:tmpl w:val="B9F45F62"/>
    <w:lvl w:ilvl="0" w:tplc="BD6A12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C61F0B"/>
    <w:multiLevelType w:val="hybridMultilevel"/>
    <w:tmpl w:val="B784F134"/>
    <w:lvl w:ilvl="0" w:tplc="82D6E7C6">
      <w:start w:val="1"/>
      <w:numFmt w:val="decimal"/>
      <w:lvlText w:val="%1."/>
      <w:lvlJc w:val="left"/>
      <w:pPr>
        <w:ind w:left="720" w:hanging="360"/>
      </w:pPr>
      <w:rPr>
        <w:rFonts w:ascii="Calibri" w:hAnsi="Calibri" w:cs="Calibri" w:hint="default"/>
        <w:color w:val="635B53"/>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595559C5"/>
    <w:multiLevelType w:val="hybridMultilevel"/>
    <w:tmpl w:val="C95C885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59C820A9"/>
    <w:multiLevelType w:val="hybridMultilevel"/>
    <w:tmpl w:val="3DA8C3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60BE2DA0"/>
    <w:multiLevelType w:val="hybridMultilevel"/>
    <w:tmpl w:val="B01E0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8A3DFB"/>
    <w:multiLevelType w:val="hybridMultilevel"/>
    <w:tmpl w:val="0A98C7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B29597F"/>
    <w:multiLevelType w:val="hybridMultilevel"/>
    <w:tmpl w:val="7248A5C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7B6B147C"/>
    <w:multiLevelType w:val="hybridMultilevel"/>
    <w:tmpl w:val="BD96CCC0"/>
    <w:lvl w:ilvl="0" w:tplc="C92EA650">
      <w:numFmt w:val="bullet"/>
      <w:lvlText w:val="-"/>
      <w:lvlJc w:val="left"/>
      <w:pPr>
        <w:ind w:left="1080" w:hanging="360"/>
      </w:pPr>
      <w:rPr>
        <w:rFonts w:ascii="Calibri" w:eastAsia="Times New Roman" w:hAnsi="Calibri" w:cs="Calibri" w:hint="default"/>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F0533AC"/>
    <w:multiLevelType w:val="hybridMultilevel"/>
    <w:tmpl w:val="06D8D61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7F8439E7"/>
    <w:multiLevelType w:val="hybridMultilevel"/>
    <w:tmpl w:val="72F0E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9"/>
  </w:num>
  <w:num w:numId="3">
    <w:abstractNumId w:val="3"/>
  </w:num>
  <w:num w:numId="4">
    <w:abstractNumId w:val="24"/>
  </w:num>
  <w:num w:numId="5">
    <w:abstractNumId w:val="21"/>
  </w:num>
  <w:num w:numId="6">
    <w:abstractNumId w:val="4"/>
  </w:num>
  <w:num w:numId="7">
    <w:abstractNumId w:val="1"/>
  </w:num>
  <w:num w:numId="8">
    <w:abstractNumId w:val="26"/>
  </w:num>
  <w:num w:numId="9">
    <w:abstractNumId w:val="0"/>
  </w:num>
  <w:num w:numId="10">
    <w:abstractNumId w:val="27"/>
  </w:num>
  <w:num w:numId="11">
    <w:abstractNumId w:val="9"/>
  </w:num>
  <w:num w:numId="12">
    <w:abstractNumId w:val="14"/>
  </w:num>
  <w:num w:numId="13">
    <w:abstractNumId w:val="25"/>
  </w:num>
  <w:num w:numId="14">
    <w:abstractNumId w:val="11"/>
  </w:num>
  <w:num w:numId="15">
    <w:abstractNumId w:val="23"/>
  </w:num>
  <w:num w:numId="16">
    <w:abstractNumId w:val="10"/>
  </w:num>
  <w:num w:numId="17">
    <w:abstractNumId w:val="18"/>
  </w:num>
  <w:num w:numId="18">
    <w:abstractNumId w:val="8"/>
  </w:num>
  <w:num w:numId="19">
    <w:abstractNumId w:val="6"/>
  </w:num>
  <w:num w:numId="20">
    <w:abstractNumId w:val="5"/>
  </w:num>
  <w:num w:numId="21">
    <w:abstractNumId w:val="15"/>
  </w:num>
  <w:num w:numId="22">
    <w:abstractNumId w:val="2"/>
  </w:num>
  <w:num w:numId="23">
    <w:abstractNumId w:val="17"/>
  </w:num>
  <w:num w:numId="24">
    <w:abstractNumId w:val="16"/>
  </w:num>
  <w:num w:numId="25">
    <w:abstractNumId w:val="22"/>
  </w:num>
  <w:num w:numId="26">
    <w:abstractNumId w:val="12"/>
  </w:num>
  <w:num w:numId="27">
    <w:abstractNumId w:val="7"/>
  </w:num>
  <w:num w:numId="28">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233"/>
    <w:rsid w:val="00026468"/>
    <w:rsid w:val="000628A0"/>
    <w:rsid w:val="00065434"/>
    <w:rsid w:val="00070D8D"/>
    <w:rsid w:val="0008054C"/>
    <w:rsid w:val="00086AD1"/>
    <w:rsid w:val="000913E3"/>
    <w:rsid w:val="0009473F"/>
    <w:rsid w:val="000A32A4"/>
    <w:rsid w:val="000A5202"/>
    <w:rsid w:val="000C61DD"/>
    <w:rsid w:val="000E08E6"/>
    <w:rsid w:val="0010303C"/>
    <w:rsid w:val="0012398B"/>
    <w:rsid w:val="0013749B"/>
    <w:rsid w:val="00151915"/>
    <w:rsid w:val="00165BE9"/>
    <w:rsid w:val="0017624D"/>
    <w:rsid w:val="00176702"/>
    <w:rsid w:val="00186970"/>
    <w:rsid w:val="00195395"/>
    <w:rsid w:val="001957DE"/>
    <w:rsid w:val="00195D3E"/>
    <w:rsid w:val="001972F1"/>
    <w:rsid w:val="001A0645"/>
    <w:rsid w:val="001A7C26"/>
    <w:rsid w:val="001B7B79"/>
    <w:rsid w:val="001C1C84"/>
    <w:rsid w:val="001D33B6"/>
    <w:rsid w:val="001E3006"/>
    <w:rsid w:val="001E577C"/>
    <w:rsid w:val="001E5975"/>
    <w:rsid w:val="001E5C0B"/>
    <w:rsid w:val="001F6DCA"/>
    <w:rsid w:val="00204778"/>
    <w:rsid w:val="002073D1"/>
    <w:rsid w:val="002272E4"/>
    <w:rsid w:val="002323FB"/>
    <w:rsid w:val="00233530"/>
    <w:rsid w:val="002342E7"/>
    <w:rsid w:val="00261DF3"/>
    <w:rsid w:val="002677FD"/>
    <w:rsid w:val="002777E6"/>
    <w:rsid w:val="00277EA2"/>
    <w:rsid w:val="002A3ABF"/>
    <w:rsid w:val="002C4AEE"/>
    <w:rsid w:val="002D15AC"/>
    <w:rsid w:val="002E561F"/>
    <w:rsid w:val="002E7286"/>
    <w:rsid w:val="002F6EBF"/>
    <w:rsid w:val="00321B17"/>
    <w:rsid w:val="00321EC1"/>
    <w:rsid w:val="00331828"/>
    <w:rsid w:val="00355917"/>
    <w:rsid w:val="0037607C"/>
    <w:rsid w:val="00377C22"/>
    <w:rsid w:val="00381360"/>
    <w:rsid w:val="0039320B"/>
    <w:rsid w:val="003A231E"/>
    <w:rsid w:val="003B12B6"/>
    <w:rsid w:val="003B7E89"/>
    <w:rsid w:val="003C118B"/>
    <w:rsid w:val="003C1679"/>
    <w:rsid w:val="003E4755"/>
    <w:rsid w:val="003E502C"/>
    <w:rsid w:val="00410113"/>
    <w:rsid w:val="00431C5E"/>
    <w:rsid w:val="00436895"/>
    <w:rsid w:val="0046771D"/>
    <w:rsid w:val="00476230"/>
    <w:rsid w:val="00494EDC"/>
    <w:rsid w:val="004A7E39"/>
    <w:rsid w:val="004B321D"/>
    <w:rsid w:val="004B7730"/>
    <w:rsid w:val="004C2C41"/>
    <w:rsid w:val="004C7EDD"/>
    <w:rsid w:val="004E4B26"/>
    <w:rsid w:val="004E5A2D"/>
    <w:rsid w:val="004F7B3B"/>
    <w:rsid w:val="005153E6"/>
    <w:rsid w:val="0053249B"/>
    <w:rsid w:val="00536775"/>
    <w:rsid w:val="00540519"/>
    <w:rsid w:val="00563BE4"/>
    <w:rsid w:val="005731B4"/>
    <w:rsid w:val="00576DDD"/>
    <w:rsid w:val="005844EC"/>
    <w:rsid w:val="00592191"/>
    <w:rsid w:val="00592997"/>
    <w:rsid w:val="005A0C32"/>
    <w:rsid w:val="005A2B6C"/>
    <w:rsid w:val="005A4AEF"/>
    <w:rsid w:val="005B4550"/>
    <w:rsid w:val="005B7C7C"/>
    <w:rsid w:val="005C60E3"/>
    <w:rsid w:val="005C7C8E"/>
    <w:rsid w:val="005D44F8"/>
    <w:rsid w:val="005F22BD"/>
    <w:rsid w:val="005F6B75"/>
    <w:rsid w:val="00601A73"/>
    <w:rsid w:val="0060683E"/>
    <w:rsid w:val="00610157"/>
    <w:rsid w:val="00614534"/>
    <w:rsid w:val="00622C0B"/>
    <w:rsid w:val="00624E88"/>
    <w:rsid w:val="006447D9"/>
    <w:rsid w:val="00645181"/>
    <w:rsid w:val="00667D5B"/>
    <w:rsid w:val="00677AF8"/>
    <w:rsid w:val="00683F3E"/>
    <w:rsid w:val="00694617"/>
    <w:rsid w:val="006A2711"/>
    <w:rsid w:val="006A4887"/>
    <w:rsid w:val="006A55D1"/>
    <w:rsid w:val="006A7836"/>
    <w:rsid w:val="006B4252"/>
    <w:rsid w:val="006D7E09"/>
    <w:rsid w:val="006E65D2"/>
    <w:rsid w:val="006F513B"/>
    <w:rsid w:val="0071635F"/>
    <w:rsid w:val="007213B3"/>
    <w:rsid w:val="007412EE"/>
    <w:rsid w:val="0074261F"/>
    <w:rsid w:val="00747619"/>
    <w:rsid w:val="00775580"/>
    <w:rsid w:val="0078523F"/>
    <w:rsid w:val="007936A7"/>
    <w:rsid w:val="007A1966"/>
    <w:rsid w:val="007C132D"/>
    <w:rsid w:val="007C3BD5"/>
    <w:rsid w:val="007D4455"/>
    <w:rsid w:val="007D5C3D"/>
    <w:rsid w:val="007D71B0"/>
    <w:rsid w:val="007E12B1"/>
    <w:rsid w:val="007E3D1B"/>
    <w:rsid w:val="007E5D95"/>
    <w:rsid w:val="008033C9"/>
    <w:rsid w:val="0083768C"/>
    <w:rsid w:val="00844AA3"/>
    <w:rsid w:val="00845C96"/>
    <w:rsid w:val="00854DD5"/>
    <w:rsid w:val="0088317D"/>
    <w:rsid w:val="00894DF1"/>
    <w:rsid w:val="008A1DEC"/>
    <w:rsid w:val="008B2986"/>
    <w:rsid w:val="008B6684"/>
    <w:rsid w:val="008C1989"/>
    <w:rsid w:val="008C4663"/>
    <w:rsid w:val="008D5BDE"/>
    <w:rsid w:val="008F027F"/>
    <w:rsid w:val="0091034E"/>
    <w:rsid w:val="0091087A"/>
    <w:rsid w:val="009217A1"/>
    <w:rsid w:val="00971EFA"/>
    <w:rsid w:val="00991639"/>
    <w:rsid w:val="009918C9"/>
    <w:rsid w:val="009A4626"/>
    <w:rsid w:val="009B551E"/>
    <w:rsid w:val="009B7AF4"/>
    <w:rsid w:val="009C424C"/>
    <w:rsid w:val="009D671F"/>
    <w:rsid w:val="009F5011"/>
    <w:rsid w:val="00A150F9"/>
    <w:rsid w:val="00A17966"/>
    <w:rsid w:val="00A256DE"/>
    <w:rsid w:val="00A30DB5"/>
    <w:rsid w:val="00A37A3A"/>
    <w:rsid w:val="00A455EA"/>
    <w:rsid w:val="00A55B9D"/>
    <w:rsid w:val="00A62BAA"/>
    <w:rsid w:val="00A72002"/>
    <w:rsid w:val="00A9746C"/>
    <w:rsid w:val="00AA25E3"/>
    <w:rsid w:val="00AC3CC3"/>
    <w:rsid w:val="00AC67F9"/>
    <w:rsid w:val="00AF0E4E"/>
    <w:rsid w:val="00AF17E5"/>
    <w:rsid w:val="00B26573"/>
    <w:rsid w:val="00B357A1"/>
    <w:rsid w:val="00B37D95"/>
    <w:rsid w:val="00B41EBC"/>
    <w:rsid w:val="00B73F6B"/>
    <w:rsid w:val="00B7745E"/>
    <w:rsid w:val="00B863A0"/>
    <w:rsid w:val="00B97E86"/>
    <w:rsid w:val="00BA7E15"/>
    <w:rsid w:val="00BB57AD"/>
    <w:rsid w:val="00BC7347"/>
    <w:rsid w:val="00BE78A7"/>
    <w:rsid w:val="00BF0BE4"/>
    <w:rsid w:val="00BF4BFA"/>
    <w:rsid w:val="00C47A6D"/>
    <w:rsid w:val="00C64351"/>
    <w:rsid w:val="00C66D67"/>
    <w:rsid w:val="00C809BB"/>
    <w:rsid w:val="00C875AC"/>
    <w:rsid w:val="00C91CA2"/>
    <w:rsid w:val="00C92367"/>
    <w:rsid w:val="00C93FC0"/>
    <w:rsid w:val="00C95B74"/>
    <w:rsid w:val="00C96940"/>
    <w:rsid w:val="00C97747"/>
    <w:rsid w:val="00CA39C3"/>
    <w:rsid w:val="00CA4921"/>
    <w:rsid w:val="00CB2E29"/>
    <w:rsid w:val="00CB32B1"/>
    <w:rsid w:val="00CB543B"/>
    <w:rsid w:val="00CC1224"/>
    <w:rsid w:val="00CD7A7A"/>
    <w:rsid w:val="00CE08D0"/>
    <w:rsid w:val="00CE5238"/>
    <w:rsid w:val="00D00B26"/>
    <w:rsid w:val="00D02497"/>
    <w:rsid w:val="00D06F3E"/>
    <w:rsid w:val="00D23BCC"/>
    <w:rsid w:val="00D25A4D"/>
    <w:rsid w:val="00D34233"/>
    <w:rsid w:val="00D43429"/>
    <w:rsid w:val="00D6140A"/>
    <w:rsid w:val="00D6289E"/>
    <w:rsid w:val="00D640EB"/>
    <w:rsid w:val="00D66277"/>
    <w:rsid w:val="00D847FC"/>
    <w:rsid w:val="00D92E0E"/>
    <w:rsid w:val="00DA2453"/>
    <w:rsid w:val="00DA2E1B"/>
    <w:rsid w:val="00DA64A6"/>
    <w:rsid w:val="00DB4157"/>
    <w:rsid w:val="00DB515C"/>
    <w:rsid w:val="00DC31AC"/>
    <w:rsid w:val="00DC4A01"/>
    <w:rsid w:val="00DD7C38"/>
    <w:rsid w:val="00DE057D"/>
    <w:rsid w:val="00DF341C"/>
    <w:rsid w:val="00DF4761"/>
    <w:rsid w:val="00E02695"/>
    <w:rsid w:val="00E22839"/>
    <w:rsid w:val="00E238ED"/>
    <w:rsid w:val="00E32076"/>
    <w:rsid w:val="00E36F37"/>
    <w:rsid w:val="00E41283"/>
    <w:rsid w:val="00E504B5"/>
    <w:rsid w:val="00E96CAB"/>
    <w:rsid w:val="00EA011D"/>
    <w:rsid w:val="00EA1DF9"/>
    <w:rsid w:val="00ED42E3"/>
    <w:rsid w:val="00EE4F09"/>
    <w:rsid w:val="00EE61E6"/>
    <w:rsid w:val="00EE78BE"/>
    <w:rsid w:val="00F144A5"/>
    <w:rsid w:val="00F20D29"/>
    <w:rsid w:val="00F32365"/>
    <w:rsid w:val="00F4146F"/>
    <w:rsid w:val="00F57371"/>
    <w:rsid w:val="00F6003A"/>
    <w:rsid w:val="00F72D3D"/>
    <w:rsid w:val="00FA236B"/>
    <w:rsid w:val="00FB2B2E"/>
    <w:rsid w:val="00FB5AA0"/>
    <w:rsid w:val="00FB5D90"/>
    <w:rsid w:val="00FB68B9"/>
    <w:rsid w:val="00FC52F7"/>
    <w:rsid w:val="00FC6774"/>
    <w:rsid w:val="00FF45E8"/>
    <w:rsid w:val="00FF7C5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9CE1E"/>
  <w14:defaultImageDpi w14:val="32767"/>
  <w15:chartTrackingRefBased/>
  <w15:docId w15:val="{4F79963C-BB29-FC44-A0BC-0D6362940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nl-NL" w:eastAsia="en-US" w:bidi="ar-SA"/>
      </w:rPr>
    </w:rPrDefault>
    <w:pPrDefault>
      <w:pPr>
        <w:spacing w:after="8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B32B1"/>
    <w:rPr>
      <w:rFonts w:ascii="Times New Roman" w:eastAsia="Times New Roman" w:hAnsi="Times New Roman" w:cs="Times New Roman"/>
      <w:lang w:val="en-US"/>
    </w:rPr>
  </w:style>
  <w:style w:type="paragraph" w:styleId="Heading1">
    <w:name w:val="heading 1"/>
    <w:basedOn w:val="Normal"/>
    <w:link w:val="Heading1Char"/>
    <w:uiPriority w:val="9"/>
    <w:qFormat/>
    <w:rsid w:val="00EE61E6"/>
    <w:pPr>
      <w:spacing w:before="100" w:beforeAutospacing="1" w:after="100" w:afterAutospacing="1"/>
      <w:outlineLvl w:val="0"/>
    </w:pPr>
    <w:rPr>
      <w:b/>
      <w:bCs/>
      <w:kern w:val="36"/>
      <w:sz w:val="48"/>
      <w:szCs w:val="48"/>
      <w:lang w:val="nl-NL"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4921"/>
    <w:pPr>
      <w:ind w:left="720"/>
      <w:contextualSpacing/>
    </w:pPr>
    <w:rPr>
      <w:lang w:val="nl-NL" w:eastAsia="nl-NL"/>
    </w:rPr>
  </w:style>
  <w:style w:type="character" w:styleId="Hyperlink">
    <w:name w:val="Hyperlink"/>
    <w:basedOn w:val="DefaultParagraphFont"/>
    <w:uiPriority w:val="99"/>
    <w:unhideWhenUsed/>
    <w:rsid w:val="00CA4921"/>
    <w:rPr>
      <w:color w:val="0563C1" w:themeColor="hyperlink"/>
      <w:u w:val="single"/>
    </w:rPr>
  </w:style>
  <w:style w:type="character" w:styleId="UnresolvedMention">
    <w:name w:val="Unresolved Mention"/>
    <w:basedOn w:val="DefaultParagraphFont"/>
    <w:uiPriority w:val="99"/>
    <w:rsid w:val="00CA4921"/>
    <w:rPr>
      <w:color w:val="605E5C"/>
      <w:shd w:val="clear" w:color="auto" w:fill="E1DFDD"/>
    </w:rPr>
  </w:style>
  <w:style w:type="character" w:styleId="FollowedHyperlink">
    <w:name w:val="FollowedHyperlink"/>
    <w:basedOn w:val="DefaultParagraphFont"/>
    <w:uiPriority w:val="99"/>
    <w:semiHidden/>
    <w:unhideWhenUsed/>
    <w:rsid w:val="00CA4921"/>
    <w:rPr>
      <w:color w:val="954F72" w:themeColor="followedHyperlink"/>
      <w:u w:val="single"/>
    </w:rPr>
  </w:style>
  <w:style w:type="character" w:customStyle="1" w:styleId="Heading1Char">
    <w:name w:val="Heading 1 Char"/>
    <w:basedOn w:val="DefaultParagraphFont"/>
    <w:link w:val="Heading1"/>
    <w:uiPriority w:val="9"/>
    <w:rsid w:val="00EE61E6"/>
    <w:rPr>
      <w:rFonts w:ascii="Times New Roman" w:eastAsia="Times New Roman" w:hAnsi="Times New Roman" w:cs="Times New Roman"/>
      <w:b/>
      <w:bCs/>
      <w:kern w:val="36"/>
      <w:sz w:val="48"/>
      <w:szCs w:val="48"/>
      <w:lang w:eastAsia="nl-NL"/>
    </w:rPr>
  </w:style>
  <w:style w:type="character" w:customStyle="1" w:styleId="highlight">
    <w:name w:val="highlight"/>
    <w:basedOn w:val="DefaultParagraphFont"/>
    <w:rsid w:val="00331828"/>
  </w:style>
  <w:style w:type="paragraph" w:styleId="BalloonText">
    <w:name w:val="Balloon Text"/>
    <w:basedOn w:val="Normal"/>
    <w:link w:val="BalloonTextChar"/>
    <w:uiPriority w:val="99"/>
    <w:semiHidden/>
    <w:unhideWhenUsed/>
    <w:rsid w:val="00592191"/>
    <w:pPr>
      <w:spacing w:after="0"/>
    </w:pPr>
    <w:rPr>
      <w:sz w:val="18"/>
      <w:szCs w:val="18"/>
    </w:rPr>
  </w:style>
  <w:style w:type="character" w:customStyle="1" w:styleId="BalloonTextChar">
    <w:name w:val="Balloon Text Char"/>
    <w:basedOn w:val="DefaultParagraphFont"/>
    <w:link w:val="BalloonText"/>
    <w:uiPriority w:val="99"/>
    <w:semiHidden/>
    <w:rsid w:val="00592191"/>
    <w:rPr>
      <w:rFonts w:ascii="Times New Roman" w:eastAsia="Times New Roman" w:hAnsi="Times New Roman" w:cs="Times New Roman"/>
      <w:sz w:val="18"/>
      <w:szCs w:val="18"/>
      <w:lang w:val="en-US"/>
    </w:rPr>
  </w:style>
  <w:style w:type="character" w:styleId="CommentReference">
    <w:name w:val="annotation reference"/>
    <w:basedOn w:val="DefaultParagraphFont"/>
    <w:uiPriority w:val="99"/>
    <w:semiHidden/>
    <w:unhideWhenUsed/>
    <w:rsid w:val="0053249B"/>
    <w:rPr>
      <w:sz w:val="16"/>
      <w:szCs w:val="16"/>
    </w:rPr>
  </w:style>
  <w:style w:type="paragraph" w:styleId="CommentText">
    <w:name w:val="annotation text"/>
    <w:basedOn w:val="Normal"/>
    <w:link w:val="CommentTextChar"/>
    <w:uiPriority w:val="99"/>
    <w:semiHidden/>
    <w:unhideWhenUsed/>
    <w:rsid w:val="0053249B"/>
    <w:rPr>
      <w:sz w:val="20"/>
      <w:szCs w:val="20"/>
    </w:rPr>
  </w:style>
  <w:style w:type="character" w:customStyle="1" w:styleId="CommentTextChar">
    <w:name w:val="Comment Text Char"/>
    <w:basedOn w:val="DefaultParagraphFont"/>
    <w:link w:val="CommentText"/>
    <w:uiPriority w:val="99"/>
    <w:semiHidden/>
    <w:rsid w:val="0053249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53249B"/>
    <w:rPr>
      <w:b/>
      <w:bCs/>
    </w:rPr>
  </w:style>
  <w:style w:type="character" w:customStyle="1" w:styleId="CommentSubjectChar">
    <w:name w:val="Comment Subject Char"/>
    <w:basedOn w:val="CommentTextChar"/>
    <w:link w:val="CommentSubject"/>
    <w:uiPriority w:val="99"/>
    <w:semiHidden/>
    <w:rsid w:val="0053249B"/>
    <w:rPr>
      <w:rFonts w:ascii="Times New Roman" w:eastAsia="Times New Roman" w:hAnsi="Times New Roman" w:cs="Times New Roman"/>
      <w:b/>
      <w:bCs/>
      <w:sz w:val="20"/>
      <w:szCs w:val="20"/>
      <w:lang w:val="en-US"/>
    </w:rPr>
  </w:style>
  <w:style w:type="paragraph" w:styleId="NoSpacing">
    <w:name w:val="No Spacing"/>
    <w:basedOn w:val="Normal"/>
    <w:qFormat/>
    <w:rsid w:val="004E4B26"/>
    <w:pPr>
      <w:spacing w:after="0"/>
    </w:pPr>
    <w:rPr>
      <w:rFonts w:ascii="Verdana" w:hAnsi="Verdana" w:cs="Courier New"/>
      <w:sz w:val="18"/>
      <w:szCs w:val="22"/>
      <w:lang w:eastAsia="zh-CN"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8108">
      <w:bodyDiv w:val="1"/>
      <w:marLeft w:val="0"/>
      <w:marRight w:val="0"/>
      <w:marTop w:val="0"/>
      <w:marBottom w:val="0"/>
      <w:divBdr>
        <w:top w:val="none" w:sz="0" w:space="0" w:color="auto"/>
        <w:left w:val="none" w:sz="0" w:space="0" w:color="auto"/>
        <w:bottom w:val="none" w:sz="0" w:space="0" w:color="auto"/>
        <w:right w:val="none" w:sz="0" w:space="0" w:color="auto"/>
      </w:divBdr>
    </w:div>
    <w:div w:id="21787170">
      <w:bodyDiv w:val="1"/>
      <w:marLeft w:val="0"/>
      <w:marRight w:val="0"/>
      <w:marTop w:val="0"/>
      <w:marBottom w:val="0"/>
      <w:divBdr>
        <w:top w:val="none" w:sz="0" w:space="0" w:color="auto"/>
        <w:left w:val="none" w:sz="0" w:space="0" w:color="auto"/>
        <w:bottom w:val="none" w:sz="0" w:space="0" w:color="auto"/>
        <w:right w:val="none" w:sz="0" w:space="0" w:color="auto"/>
      </w:divBdr>
    </w:div>
    <w:div w:id="57245259">
      <w:bodyDiv w:val="1"/>
      <w:marLeft w:val="0"/>
      <w:marRight w:val="0"/>
      <w:marTop w:val="0"/>
      <w:marBottom w:val="0"/>
      <w:divBdr>
        <w:top w:val="none" w:sz="0" w:space="0" w:color="auto"/>
        <w:left w:val="none" w:sz="0" w:space="0" w:color="auto"/>
        <w:bottom w:val="none" w:sz="0" w:space="0" w:color="auto"/>
        <w:right w:val="none" w:sz="0" w:space="0" w:color="auto"/>
      </w:divBdr>
    </w:div>
    <w:div w:id="93476321">
      <w:bodyDiv w:val="1"/>
      <w:marLeft w:val="0"/>
      <w:marRight w:val="0"/>
      <w:marTop w:val="0"/>
      <w:marBottom w:val="0"/>
      <w:divBdr>
        <w:top w:val="none" w:sz="0" w:space="0" w:color="auto"/>
        <w:left w:val="none" w:sz="0" w:space="0" w:color="auto"/>
        <w:bottom w:val="none" w:sz="0" w:space="0" w:color="auto"/>
        <w:right w:val="none" w:sz="0" w:space="0" w:color="auto"/>
      </w:divBdr>
    </w:div>
    <w:div w:id="100802459">
      <w:bodyDiv w:val="1"/>
      <w:marLeft w:val="0"/>
      <w:marRight w:val="0"/>
      <w:marTop w:val="0"/>
      <w:marBottom w:val="0"/>
      <w:divBdr>
        <w:top w:val="none" w:sz="0" w:space="0" w:color="auto"/>
        <w:left w:val="none" w:sz="0" w:space="0" w:color="auto"/>
        <w:bottom w:val="none" w:sz="0" w:space="0" w:color="auto"/>
        <w:right w:val="none" w:sz="0" w:space="0" w:color="auto"/>
      </w:divBdr>
    </w:div>
    <w:div w:id="106628075">
      <w:bodyDiv w:val="1"/>
      <w:marLeft w:val="0"/>
      <w:marRight w:val="0"/>
      <w:marTop w:val="0"/>
      <w:marBottom w:val="0"/>
      <w:divBdr>
        <w:top w:val="none" w:sz="0" w:space="0" w:color="auto"/>
        <w:left w:val="none" w:sz="0" w:space="0" w:color="auto"/>
        <w:bottom w:val="none" w:sz="0" w:space="0" w:color="auto"/>
        <w:right w:val="none" w:sz="0" w:space="0" w:color="auto"/>
      </w:divBdr>
    </w:div>
    <w:div w:id="144710121">
      <w:bodyDiv w:val="1"/>
      <w:marLeft w:val="0"/>
      <w:marRight w:val="0"/>
      <w:marTop w:val="0"/>
      <w:marBottom w:val="0"/>
      <w:divBdr>
        <w:top w:val="none" w:sz="0" w:space="0" w:color="auto"/>
        <w:left w:val="none" w:sz="0" w:space="0" w:color="auto"/>
        <w:bottom w:val="none" w:sz="0" w:space="0" w:color="auto"/>
        <w:right w:val="none" w:sz="0" w:space="0" w:color="auto"/>
      </w:divBdr>
    </w:div>
    <w:div w:id="148599686">
      <w:bodyDiv w:val="1"/>
      <w:marLeft w:val="0"/>
      <w:marRight w:val="0"/>
      <w:marTop w:val="0"/>
      <w:marBottom w:val="0"/>
      <w:divBdr>
        <w:top w:val="none" w:sz="0" w:space="0" w:color="auto"/>
        <w:left w:val="none" w:sz="0" w:space="0" w:color="auto"/>
        <w:bottom w:val="none" w:sz="0" w:space="0" w:color="auto"/>
        <w:right w:val="none" w:sz="0" w:space="0" w:color="auto"/>
      </w:divBdr>
    </w:div>
    <w:div w:id="206115197">
      <w:bodyDiv w:val="1"/>
      <w:marLeft w:val="0"/>
      <w:marRight w:val="0"/>
      <w:marTop w:val="0"/>
      <w:marBottom w:val="0"/>
      <w:divBdr>
        <w:top w:val="none" w:sz="0" w:space="0" w:color="auto"/>
        <w:left w:val="none" w:sz="0" w:space="0" w:color="auto"/>
        <w:bottom w:val="none" w:sz="0" w:space="0" w:color="auto"/>
        <w:right w:val="none" w:sz="0" w:space="0" w:color="auto"/>
      </w:divBdr>
    </w:div>
    <w:div w:id="253246875">
      <w:bodyDiv w:val="1"/>
      <w:marLeft w:val="0"/>
      <w:marRight w:val="0"/>
      <w:marTop w:val="0"/>
      <w:marBottom w:val="0"/>
      <w:divBdr>
        <w:top w:val="none" w:sz="0" w:space="0" w:color="auto"/>
        <w:left w:val="none" w:sz="0" w:space="0" w:color="auto"/>
        <w:bottom w:val="none" w:sz="0" w:space="0" w:color="auto"/>
        <w:right w:val="none" w:sz="0" w:space="0" w:color="auto"/>
      </w:divBdr>
    </w:div>
    <w:div w:id="271473002">
      <w:bodyDiv w:val="1"/>
      <w:marLeft w:val="0"/>
      <w:marRight w:val="0"/>
      <w:marTop w:val="0"/>
      <w:marBottom w:val="0"/>
      <w:divBdr>
        <w:top w:val="none" w:sz="0" w:space="0" w:color="auto"/>
        <w:left w:val="none" w:sz="0" w:space="0" w:color="auto"/>
        <w:bottom w:val="none" w:sz="0" w:space="0" w:color="auto"/>
        <w:right w:val="none" w:sz="0" w:space="0" w:color="auto"/>
      </w:divBdr>
    </w:div>
    <w:div w:id="335813016">
      <w:bodyDiv w:val="1"/>
      <w:marLeft w:val="0"/>
      <w:marRight w:val="0"/>
      <w:marTop w:val="0"/>
      <w:marBottom w:val="0"/>
      <w:divBdr>
        <w:top w:val="none" w:sz="0" w:space="0" w:color="auto"/>
        <w:left w:val="none" w:sz="0" w:space="0" w:color="auto"/>
        <w:bottom w:val="none" w:sz="0" w:space="0" w:color="auto"/>
        <w:right w:val="none" w:sz="0" w:space="0" w:color="auto"/>
      </w:divBdr>
    </w:div>
    <w:div w:id="345794304">
      <w:bodyDiv w:val="1"/>
      <w:marLeft w:val="0"/>
      <w:marRight w:val="0"/>
      <w:marTop w:val="0"/>
      <w:marBottom w:val="0"/>
      <w:divBdr>
        <w:top w:val="none" w:sz="0" w:space="0" w:color="auto"/>
        <w:left w:val="none" w:sz="0" w:space="0" w:color="auto"/>
        <w:bottom w:val="none" w:sz="0" w:space="0" w:color="auto"/>
        <w:right w:val="none" w:sz="0" w:space="0" w:color="auto"/>
      </w:divBdr>
    </w:div>
    <w:div w:id="353384993">
      <w:bodyDiv w:val="1"/>
      <w:marLeft w:val="0"/>
      <w:marRight w:val="0"/>
      <w:marTop w:val="0"/>
      <w:marBottom w:val="0"/>
      <w:divBdr>
        <w:top w:val="none" w:sz="0" w:space="0" w:color="auto"/>
        <w:left w:val="none" w:sz="0" w:space="0" w:color="auto"/>
        <w:bottom w:val="none" w:sz="0" w:space="0" w:color="auto"/>
        <w:right w:val="none" w:sz="0" w:space="0" w:color="auto"/>
      </w:divBdr>
    </w:div>
    <w:div w:id="365446879">
      <w:bodyDiv w:val="1"/>
      <w:marLeft w:val="0"/>
      <w:marRight w:val="0"/>
      <w:marTop w:val="0"/>
      <w:marBottom w:val="0"/>
      <w:divBdr>
        <w:top w:val="none" w:sz="0" w:space="0" w:color="auto"/>
        <w:left w:val="none" w:sz="0" w:space="0" w:color="auto"/>
        <w:bottom w:val="none" w:sz="0" w:space="0" w:color="auto"/>
        <w:right w:val="none" w:sz="0" w:space="0" w:color="auto"/>
      </w:divBdr>
    </w:div>
    <w:div w:id="425734686">
      <w:bodyDiv w:val="1"/>
      <w:marLeft w:val="0"/>
      <w:marRight w:val="0"/>
      <w:marTop w:val="0"/>
      <w:marBottom w:val="0"/>
      <w:divBdr>
        <w:top w:val="none" w:sz="0" w:space="0" w:color="auto"/>
        <w:left w:val="none" w:sz="0" w:space="0" w:color="auto"/>
        <w:bottom w:val="none" w:sz="0" w:space="0" w:color="auto"/>
        <w:right w:val="none" w:sz="0" w:space="0" w:color="auto"/>
      </w:divBdr>
    </w:div>
    <w:div w:id="476915398">
      <w:bodyDiv w:val="1"/>
      <w:marLeft w:val="0"/>
      <w:marRight w:val="0"/>
      <w:marTop w:val="0"/>
      <w:marBottom w:val="0"/>
      <w:divBdr>
        <w:top w:val="none" w:sz="0" w:space="0" w:color="auto"/>
        <w:left w:val="none" w:sz="0" w:space="0" w:color="auto"/>
        <w:bottom w:val="none" w:sz="0" w:space="0" w:color="auto"/>
        <w:right w:val="none" w:sz="0" w:space="0" w:color="auto"/>
      </w:divBdr>
    </w:div>
    <w:div w:id="557127552">
      <w:bodyDiv w:val="1"/>
      <w:marLeft w:val="0"/>
      <w:marRight w:val="0"/>
      <w:marTop w:val="0"/>
      <w:marBottom w:val="0"/>
      <w:divBdr>
        <w:top w:val="none" w:sz="0" w:space="0" w:color="auto"/>
        <w:left w:val="none" w:sz="0" w:space="0" w:color="auto"/>
        <w:bottom w:val="none" w:sz="0" w:space="0" w:color="auto"/>
        <w:right w:val="none" w:sz="0" w:space="0" w:color="auto"/>
      </w:divBdr>
    </w:div>
    <w:div w:id="582689018">
      <w:bodyDiv w:val="1"/>
      <w:marLeft w:val="0"/>
      <w:marRight w:val="0"/>
      <w:marTop w:val="0"/>
      <w:marBottom w:val="0"/>
      <w:divBdr>
        <w:top w:val="none" w:sz="0" w:space="0" w:color="auto"/>
        <w:left w:val="none" w:sz="0" w:space="0" w:color="auto"/>
        <w:bottom w:val="none" w:sz="0" w:space="0" w:color="auto"/>
        <w:right w:val="none" w:sz="0" w:space="0" w:color="auto"/>
      </w:divBdr>
    </w:div>
    <w:div w:id="681320864">
      <w:bodyDiv w:val="1"/>
      <w:marLeft w:val="0"/>
      <w:marRight w:val="0"/>
      <w:marTop w:val="0"/>
      <w:marBottom w:val="0"/>
      <w:divBdr>
        <w:top w:val="none" w:sz="0" w:space="0" w:color="auto"/>
        <w:left w:val="none" w:sz="0" w:space="0" w:color="auto"/>
        <w:bottom w:val="none" w:sz="0" w:space="0" w:color="auto"/>
        <w:right w:val="none" w:sz="0" w:space="0" w:color="auto"/>
      </w:divBdr>
    </w:div>
    <w:div w:id="687297857">
      <w:bodyDiv w:val="1"/>
      <w:marLeft w:val="0"/>
      <w:marRight w:val="0"/>
      <w:marTop w:val="0"/>
      <w:marBottom w:val="0"/>
      <w:divBdr>
        <w:top w:val="none" w:sz="0" w:space="0" w:color="auto"/>
        <w:left w:val="none" w:sz="0" w:space="0" w:color="auto"/>
        <w:bottom w:val="none" w:sz="0" w:space="0" w:color="auto"/>
        <w:right w:val="none" w:sz="0" w:space="0" w:color="auto"/>
      </w:divBdr>
    </w:div>
    <w:div w:id="727077028">
      <w:bodyDiv w:val="1"/>
      <w:marLeft w:val="0"/>
      <w:marRight w:val="0"/>
      <w:marTop w:val="0"/>
      <w:marBottom w:val="0"/>
      <w:divBdr>
        <w:top w:val="none" w:sz="0" w:space="0" w:color="auto"/>
        <w:left w:val="none" w:sz="0" w:space="0" w:color="auto"/>
        <w:bottom w:val="none" w:sz="0" w:space="0" w:color="auto"/>
        <w:right w:val="none" w:sz="0" w:space="0" w:color="auto"/>
      </w:divBdr>
    </w:div>
    <w:div w:id="742412419">
      <w:bodyDiv w:val="1"/>
      <w:marLeft w:val="0"/>
      <w:marRight w:val="0"/>
      <w:marTop w:val="0"/>
      <w:marBottom w:val="0"/>
      <w:divBdr>
        <w:top w:val="none" w:sz="0" w:space="0" w:color="auto"/>
        <w:left w:val="none" w:sz="0" w:space="0" w:color="auto"/>
        <w:bottom w:val="none" w:sz="0" w:space="0" w:color="auto"/>
        <w:right w:val="none" w:sz="0" w:space="0" w:color="auto"/>
      </w:divBdr>
    </w:div>
    <w:div w:id="777915045">
      <w:bodyDiv w:val="1"/>
      <w:marLeft w:val="0"/>
      <w:marRight w:val="0"/>
      <w:marTop w:val="0"/>
      <w:marBottom w:val="0"/>
      <w:divBdr>
        <w:top w:val="none" w:sz="0" w:space="0" w:color="auto"/>
        <w:left w:val="none" w:sz="0" w:space="0" w:color="auto"/>
        <w:bottom w:val="none" w:sz="0" w:space="0" w:color="auto"/>
        <w:right w:val="none" w:sz="0" w:space="0" w:color="auto"/>
      </w:divBdr>
    </w:div>
    <w:div w:id="795417192">
      <w:bodyDiv w:val="1"/>
      <w:marLeft w:val="0"/>
      <w:marRight w:val="0"/>
      <w:marTop w:val="0"/>
      <w:marBottom w:val="0"/>
      <w:divBdr>
        <w:top w:val="none" w:sz="0" w:space="0" w:color="auto"/>
        <w:left w:val="none" w:sz="0" w:space="0" w:color="auto"/>
        <w:bottom w:val="none" w:sz="0" w:space="0" w:color="auto"/>
        <w:right w:val="none" w:sz="0" w:space="0" w:color="auto"/>
      </w:divBdr>
    </w:div>
    <w:div w:id="874001413">
      <w:bodyDiv w:val="1"/>
      <w:marLeft w:val="0"/>
      <w:marRight w:val="0"/>
      <w:marTop w:val="0"/>
      <w:marBottom w:val="0"/>
      <w:divBdr>
        <w:top w:val="none" w:sz="0" w:space="0" w:color="auto"/>
        <w:left w:val="none" w:sz="0" w:space="0" w:color="auto"/>
        <w:bottom w:val="none" w:sz="0" w:space="0" w:color="auto"/>
        <w:right w:val="none" w:sz="0" w:space="0" w:color="auto"/>
      </w:divBdr>
    </w:div>
    <w:div w:id="954824227">
      <w:bodyDiv w:val="1"/>
      <w:marLeft w:val="0"/>
      <w:marRight w:val="0"/>
      <w:marTop w:val="0"/>
      <w:marBottom w:val="0"/>
      <w:divBdr>
        <w:top w:val="none" w:sz="0" w:space="0" w:color="auto"/>
        <w:left w:val="none" w:sz="0" w:space="0" w:color="auto"/>
        <w:bottom w:val="none" w:sz="0" w:space="0" w:color="auto"/>
        <w:right w:val="none" w:sz="0" w:space="0" w:color="auto"/>
      </w:divBdr>
    </w:div>
    <w:div w:id="1061904678">
      <w:bodyDiv w:val="1"/>
      <w:marLeft w:val="0"/>
      <w:marRight w:val="0"/>
      <w:marTop w:val="0"/>
      <w:marBottom w:val="0"/>
      <w:divBdr>
        <w:top w:val="none" w:sz="0" w:space="0" w:color="auto"/>
        <w:left w:val="none" w:sz="0" w:space="0" w:color="auto"/>
        <w:bottom w:val="none" w:sz="0" w:space="0" w:color="auto"/>
        <w:right w:val="none" w:sz="0" w:space="0" w:color="auto"/>
      </w:divBdr>
    </w:div>
    <w:div w:id="1100561146">
      <w:bodyDiv w:val="1"/>
      <w:marLeft w:val="0"/>
      <w:marRight w:val="0"/>
      <w:marTop w:val="0"/>
      <w:marBottom w:val="0"/>
      <w:divBdr>
        <w:top w:val="none" w:sz="0" w:space="0" w:color="auto"/>
        <w:left w:val="none" w:sz="0" w:space="0" w:color="auto"/>
        <w:bottom w:val="none" w:sz="0" w:space="0" w:color="auto"/>
        <w:right w:val="none" w:sz="0" w:space="0" w:color="auto"/>
      </w:divBdr>
    </w:div>
    <w:div w:id="1112702279">
      <w:bodyDiv w:val="1"/>
      <w:marLeft w:val="0"/>
      <w:marRight w:val="0"/>
      <w:marTop w:val="0"/>
      <w:marBottom w:val="0"/>
      <w:divBdr>
        <w:top w:val="none" w:sz="0" w:space="0" w:color="auto"/>
        <w:left w:val="none" w:sz="0" w:space="0" w:color="auto"/>
        <w:bottom w:val="none" w:sz="0" w:space="0" w:color="auto"/>
        <w:right w:val="none" w:sz="0" w:space="0" w:color="auto"/>
      </w:divBdr>
    </w:div>
    <w:div w:id="1140536814">
      <w:bodyDiv w:val="1"/>
      <w:marLeft w:val="0"/>
      <w:marRight w:val="0"/>
      <w:marTop w:val="0"/>
      <w:marBottom w:val="0"/>
      <w:divBdr>
        <w:top w:val="none" w:sz="0" w:space="0" w:color="auto"/>
        <w:left w:val="none" w:sz="0" w:space="0" w:color="auto"/>
        <w:bottom w:val="none" w:sz="0" w:space="0" w:color="auto"/>
        <w:right w:val="none" w:sz="0" w:space="0" w:color="auto"/>
      </w:divBdr>
    </w:div>
    <w:div w:id="1175803357">
      <w:bodyDiv w:val="1"/>
      <w:marLeft w:val="0"/>
      <w:marRight w:val="0"/>
      <w:marTop w:val="0"/>
      <w:marBottom w:val="0"/>
      <w:divBdr>
        <w:top w:val="none" w:sz="0" w:space="0" w:color="auto"/>
        <w:left w:val="none" w:sz="0" w:space="0" w:color="auto"/>
        <w:bottom w:val="none" w:sz="0" w:space="0" w:color="auto"/>
        <w:right w:val="none" w:sz="0" w:space="0" w:color="auto"/>
      </w:divBdr>
    </w:div>
    <w:div w:id="1188907860">
      <w:bodyDiv w:val="1"/>
      <w:marLeft w:val="0"/>
      <w:marRight w:val="0"/>
      <w:marTop w:val="0"/>
      <w:marBottom w:val="0"/>
      <w:divBdr>
        <w:top w:val="none" w:sz="0" w:space="0" w:color="auto"/>
        <w:left w:val="none" w:sz="0" w:space="0" w:color="auto"/>
        <w:bottom w:val="none" w:sz="0" w:space="0" w:color="auto"/>
        <w:right w:val="none" w:sz="0" w:space="0" w:color="auto"/>
      </w:divBdr>
    </w:div>
    <w:div w:id="1206989127">
      <w:bodyDiv w:val="1"/>
      <w:marLeft w:val="0"/>
      <w:marRight w:val="0"/>
      <w:marTop w:val="0"/>
      <w:marBottom w:val="0"/>
      <w:divBdr>
        <w:top w:val="none" w:sz="0" w:space="0" w:color="auto"/>
        <w:left w:val="none" w:sz="0" w:space="0" w:color="auto"/>
        <w:bottom w:val="none" w:sz="0" w:space="0" w:color="auto"/>
        <w:right w:val="none" w:sz="0" w:space="0" w:color="auto"/>
      </w:divBdr>
    </w:div>
    <w:div w:id="1278875826">
      <w:bodyDiv w:val="1"/>
      <w:marLeft w:val="0"/>
      <w:marRight w:val="0"/>
      <w:marTop w:val="0"/>
      <w:marBottom w:val="0"/>
      <w:divBdr>
        <w:top w:val="none" w:sz="0" w:space="0" w:color="auto"/>
        <w:left w:val="none" w:sz="0" w:space="0" w:color="auto"/>
        <w:bottom w:val="none" w:sz="0" w:space="0" w:color="auto"/>
        <w:right w:val="none" w:sz="0" w:space="0" w:color="auto"/>
      </w:divBdr>
    </w:div>
    <w:div w:id="1289435645">
      <w:bodyDiv w:val="1"/>
      <w:marLeft w:val="0"/>
      <w:marRight w:val="0"/>
      <w:marTop w:val="0"/>
      <w:marBottom w:val="0"/>
      <w:divBdr>
        <w:top w:val="none" w:sz="0" w:space="0" w:color="auto"/>
        <w:left w:val="none" w:sz="0" w:space="0" w:color="auto"/>
        <w:bottom w:val="none" w:sz="0" w:space="0" w:color="auto"/>
        <w:right w:val="none" w:sz="0" w:space="0" w:color="auto"/>
      </w:divBdr>
    </w:div>
    <w:div w:id="1307737152">
      <w:bodyDiv w:val="1"/>
      <w:marLeft w:val="0"/>
      <w:marRight w:val="0"/>
      <w:marTop w:val="0"/>
      <w:marBottom w:val="0"/>
      <w:divBdr>
        <w:top w:val="none" w:sz="0" w:space="0" w:color="auto"/>
        <w:left w:val="none" w:sz="0" w:space="0" w:color="auto"/>
        <w:bottom w:val="none" w:sz="0" w:space="0" w:color="auto"/>
        <w:right w:val="none" w:sz="0" w:space="0" w:color="auto"/>
      </w:divBdr>
    </w:div>
    <w:div w:id="1393960841">
      <w:bodyDiv w:val="1"/>
      <w:marLeft w:val="0"/>
      <w:marRight w:val="0"/>
      <w:marTop w:val="0"/>
      <w:marBottom w:val="0"/>
      <w:divBdr>
        <w:top w:val="none" w:sz="0" w:space="0" w:color="auto"/>
        <w:left w:val="none" w:sz="0" w:space="0" w:color="auto"/>
        <w:bottom w:val="none" w:sz="0" w:space="0" w:color="auto"/>
        <w:right w:val="none" w:sz="0" w:space="0" w:color="auto"/>
      </w:divBdr>
    </w:div>
    <w:div w:id="1404059843">
      <w:bodyDiv w:val="1"/>
      <w:marLeft w:val="0"/>
      <w:marRight w:val="0"/>
      <w:marTop w:val="0"/>
      <w:marBottom w:val="0"/>
      <w:divBdr>
        <w:top w:val="none" w:sz="0" w:space="0" w:color="auto"/>
        <w:left w:val="none" w:sz="0" w:space="0" w:color="auto"/>
        <w:bottom w:val="none" w:sz="0" w:space="0" w:color="auto"/>
        <w:right w:val="none" w:sz="0" w:space="0" w:color="auto"/>
      </w:divBdr>
    </w:div>
    <w:div w:id="1406300154">
      <w:bodyDiv w:val="1"/>
      <w:marLeft w:val="0"/>
      <w:marRight w:val="0"/>
      <w:marTop w:val="0"/>
      <w:marBottom w:val="0"/>
      <w:divBdr>
        <w:top w:val="none" w:sz="0" w:space="0" w:color="auto"/>
        <w:left w:val="none" w:sz="0" w:space="0" w:color="auto"/>
        <w:bottom w:val="none" w:sz="0" w:space="0" w:color="auto"/>
        <w:right w:val="none" w:sz="0" w:space="0" w:color="auto"/>
      </w:divBdr>
    </w:div>
    <w:div w:id="1452941972">
      <w:bodyDiv w:val="1"/>
      <w:marLeft w:val="0"/>
      <w:marRight w:val="0"/>
      <w:marTop w:val="0"/>
      <w:marBottom w:val="0"/>
      <w:divBdr>
        <w:top w:val="none" w:sz="0" w:space="0" w:color="auto"/>
        <w:left w:val="none" w:sz="0" w:space="0" w:color="auto"/>
        <w:bottom w:val="none" w:sz="0" w:space="0" w:color="auto"/>
        <w:right w:val="none" w:sz="0" w:space="0" w:color="auto"/>
      </w:divBdr>
    </w:div>
    <w:div w:id="1467697543">
      <w:bodyDiv w:val="1"/>
      <w:marLeft w:val="0"/>
      <w:marRight w:val="0"/>
      <w:marTop w:val="0"/>
      <w:marBottom w:val="0"/>
      <w:divBdr>
        <w:top w:val="none" w:sz="0" w:space="0" w:color="auto"/>
        <w:left w:val="none" w:sz="0" w:space="0" w:color="auto"/>
        <w:bottom w:val="none" w:sz="0" w:space="0" w:color="auto"/>
        <w:right w:val="none" w:sz="0" w:space="0" w:color="auto"/>
      </w:divBdr>
    </w:div>
    <w:div w:id="1549688288">
      <w:bodyDiv w:val="1"/>
      <w:marLeft w:val="0"/>
      <w:marRight w:val="0"/>
      <w:marTop w:val="0"/>
      <w:marBottom w:val="0"/>
      <w:divBdr>
        <w:top w:val="none" w:sz="0" w:space="0" w:color="auto"/>
        <w:left w:val="none" w:sz="0" w:space="0" w:color="auto"/>
        <w:bottom w:val="none" w:sz="0" w:space="0" w:color="auto"/>
        <w:right w:val="none" w:sz="0" w:space="0" w:color="auto"/>
      </w:divBdr>
    </w:div>
    <w:div w:id="1570188229">
      <w:bodyDiv w:val="1"/>
      <w:marLeft w:val="0"/>
      <w:marRight w:val="0"/>
      <w:marTop w:val="0"/>
      <w:marBottom w:val="0"/>
      <w:divBdr>
        <w:top w:val="none" w:sz="0" w:space="0" w:color="auto"/>
        <w:left w:val="none" w:sz="0" w:space="0" w:color="auto"/>
        <w:bottom w:val="none" w:sz="0" w:space="0" w:color="auto"/>
        <w:right w:val="none" w:sz="0" w:space="0" w:color="auto"/>
      </w:divBdr>
    </w:div>
    <w:div w:id="1573856971">
      <w:bodyDiv w:val="1"/>
      <w:marLeft w:val="0"/>
      <w:marRight w:val="0"/>
      <w:marTop w:val="0"/>
      <w:marBottom w:val="0"/>
      <w:divBdr>
        <w:top w:val="none" w:sz="0" w:space="0" w:color="auto"/>
        <w:left w:val="none" w:sz="0" w:space="0" w:color="auto"/>
        <w:bottom w:val="none" w:sz="0" w:space="0" w:color="auto"/>
        <w:right w:val="none" w:sz="0" w:space="0" w:color="auto"/>
      </w:divBdr>
    </w:div>
    <w:div w:id="1607929396">
      <w:bodyDiv w:val="1"/>
      <w:marLeft w:val="0"/>
      <w:marRight w:val="0"/>
      <w:marTop w:val="0"/>
      <w:marBottom w:val="0"/>
      <w:divBdr>
        <w:top w:val="none" w:sz="0" w:space="0" w:color="auto"/>
        <w:left w:val="none" w:sz="0" w:space="0" w:color="auto"/>
        <w:bottom w:val="none" w:sz="0" w:space="0" w:color="auto"/>
        <w:right w:val="none" w:sz="0" w:space="0" w:color="auto"/>
      </w:divBdr>
    </w:div>
    <w:div w:id="1617517313">
      <w:bodyDiv w:val="1"/>
      <w:marLeft w:val="0"/>
      <w:marRight w:val="0"/>
      <w:marTop w:val="0"/>
      <w:marBottom w:val="0"/>
      <w:divBdr>
        <w:top w:val="none" w:sz="0" w:space="0" w:color="auto"/>
        <w:left w:val="none" w:sz="0" w:space="0" w:color="auto"/>
        <w:bottom w:val="none" w:sz="0" w:space="0" w:color="auto"/>
        <w:right w:val="none" w:sz="0" w:space="0" w:color="auto"/>
      </w:divBdr>
    </w:div>
    <w:div w:id="1617830541">
      <w:bodyDiv w:val="1"/>
      <w:marLeft w:val="0"/>
      <w:marRight w:val="0"/>
      <w:marTop w:val="0"/>
      <w:marBottom w:val="0"/>
      <w:divBdr>
        <w:top w:val="none" w:sz="0" w:space="0" w:color="auto"/>
        <w:left w:val="none" w:sz="0" w:space="0" w:color="auto"/>
        <w:bottom w:val="none" w:sz="0" w:space="0" w:color="auto"/>
        <w:right w:val="none" w:sz="0" w:space="0" w:color="auto"/>
      </w:divBdr>
    </w:div>
    <w:div w:id="1762872633">
      <w:bodyDiv w:val="1"/>
      <w:marLeft w:val="0"/>
      <w:marRight w:val="0"/>
      <w:marTop w:val="0"/>
      <w:marBottom w:val="0"/>
      <w:divBdr>
        <w:top w:val="none" w:sz="0" w:space="0" w:color="auto"/>
        <w:left w:val="none" w:sz="0" w:space="0" w:color="auto"/>
        <w:bottom w:val="none" w:sz="0" w:space="0" w:color="auto"/>
        <w:right w:val="none" w:sz="0" w:space="0" w:color="auto"/>
      </w:divBdr>
    </w:div>
    <w:div w:id="1816678417">
      <w:bodyDiv w:val="1"/>
      <w:marLeft w:val="0"/>
      <w:marRight w:val="0"/>
      <w:marTop w:val="0"/>
      <w:marBottom w:val="0"/>
      <w:divBdr>
        <w:top w:val="none" w:sz="0" w:space="0" w:color="auto"/>
        <w:left w:val="none" w:sz="0" w:space="0" w:color="auto"/>
        <w:bottom w:val="none" w:sz="0" w:space="0" w:color="auto"/>
        <w:right w:val="none" w:sz="0" w:space="0" w:color="auto"/>
      </w:divBdr>
    </w:div>
    <w:div w:id="1828473263">
      <w:bodyDiv w:val="1"/>
      <w:marLeft w:val="0"/>
      <w:marRight w:val="0"/>
      <w:marTop w:val="0"/>
      <w:marBottom w:val="0"/>
      <w:divBdr>
        <w:top w:val="none" w:sz="0" w:space="0" w:color="auto"/>
        <w:left w:val="none" w:sz="0" w:space="0" w:color="auto"/>
        <w:bottom w:val="none" w:sz="0" w:space="0" w:color="auto"/>
        <w:right w:val="none" w:sz="0" w:space="0" w:color="auto"/>
      </w:divBdr>
    </w:div>
    <w:div w:id="1837453537">
      <w:bodyDiv w:val="1"/>
      <w:marLeft w:val="0"/>
      <w:marRight w:val="0"/>
      <w:marTop w:val="0"/>
      <w:marBottom w:val="0"/>
      <w:divBdr>
        <w:top w:val="none" w:sz="0" w:space="0" w:color="auto"/>
        <w:left w:val="none" w:sz="0" w:space="0" w:color="auto"/>
        <w:bottom w:val="none" w:sz="0" w:space="0" w:color="auto"/>
        <w:right w:val="none" w:sz="0" w:space="0" w:color="auto"/>
      </w:divBdr>
    </w:div>
    <w:div w:id="1838574534">
      <w:bodyDiv w:val="1"/>
      <w:marLeft w:val="0"/>
      <w:marRight w:val="0"/>
      <w:marTop w:val="0"/>
      <w:marBottom w:val="0"/>
      <w:divBdr>
        <w:top w:val="none" w:sz="0" w:space="0" w:color="auto"/>
        <w:left w:val="none" w:sz="0" w:space="0" w:color="auto"/>
        <w:bottom w:val="none" w:sz="0" w:space="0" w:color="auto"/>
        <w:right w:val="none" w:sz="0" w:space="0" w:color="auto"/>
      </w:divBdr>
    </w:div>
    <w:div w:id="1843472174">
      <w:bodyDiv w:val="1"/>
      <w:marLeft w:val="0"/>
      <w:marRight w:val="0"/>
      <w:marTop w:val="0"/>
      <w:marBottom w:val="0"/>
      <w:divBdr>
        <w:top w:val="none" w:sz="0" w:space="0" w:color="auto"/>
        <w:left w:val="none" w:sz="0" w:space="0" w:color="auto"/>
        <w:bottom w:val="none" w:sz="0" w:space="0" w:color="auto"/>
        <w:right w:val="none" w:sz="0" w:space="0" w:color="auto"/>
      </w:divBdr>
    </w:div>
    <w:div w:id="1881242792">
      <w:bodyDiv w:val="1"/>
      <w:marLeft w:val="0"/>
      <w:marRight w:val="0"/>
      <w:marTop w:val="0"/>
      <w:marBottom w:val="0"/>
      <w:divBdr>
        <w:top w:val="none" w:sz="0" w:space="0" w:color="auto"/>
        <w:left w:val="none" w:sz="0" w:space="0" w:color="auto"/>
        <w:bottom w:val="none" w:sz="0" w:space="0" w:color="auto"/>
        <w:right w:val="none" w:sz="0" w:space="0" w:color="auto"/>
      </w:divBdr>
    </w:div>
    <w:div w:id="1884751071">
      <w:bodyDiv w:val="1"/>
      <w:marLeft w:val="0"/>
      <w:marRight w:val="0"/>
      <w:marTop w:val="0"/>
      <w:marBottom w:val="0"/>
      <w:divBdr>
        <w:top w:val="none" w:sz="0" w:space="0" w:color="auto"/>
        <w:left w:val="none" w:sz="0" w:space="0" w:color="auto"/>
        <w:bottom w:val="none" w:sz="0" w:space="0" w:color="auto"/>
        <w:right w:val="none" w:sz="0" w:space="0" w:color="auto"/>
      </w:divBdr>
    </w:div>
    <w:div w:id="1926449887">
      <w:bodyDiv w:val="1"/>
      <w:marLeft w:val="0"/>
      <w:marRight w:val="0"/>
      <w:marTop w:val="0"/>
      <w:marBottom w:val="0"/>
      <w:divBdr>
        <w:top w:val="none" w:sz="0" w:space="0" w:color="auto"/>
        <w:left w:val="none" w:sz="0" w:space="0" w:color="auto"/>
        <w:bottom w:val="none" w:sz="0" w:space="0" w:color="auto"/>
        <w:right w:val="none" w:sz="0" w:space="0" w:color="auto"/>
      </w:divBdr>
    </w:div>
    <w:div w:id="1969237467">
      <w:bodyDiv w:val="1"/>
      <w:marLeft w:val="0"/>
      <w:marRight w:val="0"/>
      <w:marTop w:val="0"/>
      <w:marBottom w:val="0"/>
      <w:divBdr>
        <w:top w:val="none" w:sz="0" w:space="0" w:color="auto"/>
        <w:left w:val="none" w:sz="0" w:space="0" w:color="auto"/>
        <w:bottom w:val="none" w:sz="0" w:space="0" w:color="auto"/>
        <w:right w:val="none" w:sz="0" w:space="0" w:color="auto"/>
      </w:divBdr>
    </w:div>
    <w:div w:id="2001226715">
      <w:bodyDiv w:val="1"/>
      <w:marLeft w:val="0"/>
      <w:marRight w:val="0"/>
      <w:marTop w:val="0"/>
      <w:marBottom w:val="0"/>
      <w:divBdr>
        <w:top w:val="none" w:sz="0" w:space="0" w:color="auto"/>
        <w:left w:val="none" w:sz="0" w:space="0" w:color="auto"/>
        <w:bottom w:val="none" w:sz="0" w:space="0" w:color="auto"/>
        <w:right w:val="none" w:sz="0" w:space="0" w:color="auto"/>
      </w:divBdr>
    </w:div>
    <w:div w:id="2030595893">
      <w:bodyDiv w:val="1"/>
      <w:marLeft w:val="0"/>
      <w:marRight w:val="0"/>
      <w:marTop w:val="0"/>
      <w:marBottom w:val="0"/>
      <w:divBdr>
        <w:top w:val="none" w:sz="0" w:space="0" w:color="auto"/>
        <w:left w:val="none" w:sz="0" w:space="0" w:color="auto"/>
        <w:bottom w:val="none" w:sz="0" w:space="0" w:color="auto"/>
        <w:right w:val="none" w:sz="0" w:space="0" w:color="auto"/>
      </w:divBdr>
    </w:div>
    <w:div w:id="2082368156">
      <w:bodyDiv w:val="1"/>
      <w:marLeft w:val="0"/>
      <w:marRight w:val="0"/>
      <w:marTop w:val="0"/>
      <w:marBottom w:val="0"/>
      <w:divBdr>
        <w:top w:val="none" w:sz="0" w:space="0" w:color="auto"/>
        <w:left w:val="none" w:sz="0" w:space="0" w:color="auto"/>
        <w:bottom w:val="none" w:sz="0" w:space="0" w:color="auto"/>
        <w:right w:val="none" w:sz="0" w:space="0" w:color="auto"/>
      </w:divBdr>
    </w:div>
    <w:div w:id="2110346466">
      <w:bodyDiv w:val="1"/>
      <w:marLeft w:val="0"/>
      <w:marRight w:val="0"/>
      <w:marTop w:val="0"/>
      <w:marBottom w:val="0"/>
      <w:divBdr>
        <w:top w:val="none" w:sz="0" w:space="0" w:color="auto"/>
        <w:left w:val="none" w:sz="0" w:space="0" w:color="auto"/>
        <w:bottom w:val="none" w:sz="0" w:space="0" w:color="auto"/>
        <w:right w:val="none" w:sz="0" w:space="0" w:color="auto"/>
      </w:divBdr>
    </w:div>
    <w:div w:id="2136410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platform.opentargets.org/" TargetMode="External"/><Relationship Id="rId21" Type="http://schemas.openxmlformats.org/officeDocument/2006/relationships/image" Target="media/image9.png"/><Relationship Id="rId34" Type="http://schemas.openxmlformats.org/officeDocument/2006/relationships/hyperlink" Target="https://doi.org/10.1038/s41586-025-10014-0" TargetMode="External"/><Relationship Id="rId7" Type="http://schemas.openxmlformats.org/officeDocument/2006/relationships/hyperlink" Target="https://doi.org/10.1038/s41588-025-02485-8"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gtexportal.org/home/" TargetMode="External"/><Relationship Id="rId33" Type="http://schemas.openxmlformats.org/officeDocument/2006/relationships/hyperlink" Target="https://doi.org/10.1038/s41588-023-01443-6"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yperlink" Target="https://www.ncbi.nlm.nih.gov/pubmed/25056061" TargetMode="External"/><Relationship Id="rId1" Type="http://schemas.openxmlformats.org/officeDocument/2006/relationships/customXml" Target="../customXml/item1.xml"/><Relationship Id="rId6" Type="http://schemas.openxmlformats.org/officeDocument/2006/relationships/hyperlink" Target="http://fuma.ctglab.nl/" TargetMode="External"/><Relationship Id="rId11" Type="http://schemas.openxmlformats.org/officeDocument/2006/relationships/hyperlink" Target="http://fuma.ctglab.nl/" TargetMode="External"/><Relationship Id="rId24" Type="http://schemas.openxmlformats.org/officeDocument/2006/relationships/hyperlink" Target="https://ldlink.nih.gov/" TargetMode="External"/><Relationship Id="rId32" Type="http://schemas.openxmlformats.org/officeDocument/2006/relationships/hyperlink" Target="https://doi.org/10.1038/s41588-025-02084-7"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ncbi.nlm.nih.gov/snp/docs/entrez_help/" TargetMode="External"/><Relationship Id="rId28" Type="http://schemas.openxmlformats.org/officeDocument/2006/relationships/hyperlink" Target="https://www.nature.com/articles/s41467-019-11181-1" TargetMode="External"/><Relationship Id="rId36" Type="http://schemas.microsoft.com/office/2011/relationships/people" Target="people.xml"/><Relationship Id="rId10" Type="http://schemas.openxmlformats.org/officeDocument/2006/relationships/hyperlink" Target="https://www.nature.com/articles/s41588-018-0151-7.pdf" TargetMode="External"/><Relationship Id="rId19" Type="http://schemas.openxmlformats.org/officeDocument/2006/relationships/hyperlink" Target="https://cadd.gs.washington.edu/" TargetMode="External"/><Relationship Id="rId31" Type="http://schemas.openxmlformats.org/officeDocument/2006/relationships/hyperlink" Target="https://doi.org/10.1371/journal.pcbi.1004219" TargetMode="External"/><Relationship Id="rId4" Type="http://schemas.openxmlformats.org/officeDocument/2006/relationships/settings" Target="settings.xml"/><Relationship Id="rId9" Type="http://schemas.openxmlformats.org/officeDocument/2006/relationships/hyperlink" Target="https://www.ncbi.nlm.nih.gov/pubmed/25056061" TargetMode="External"/><Relationship Id="rId14" Type="http://schemas.openxmlformats.org/officeDocument/2006/relationships/image" Target="media/image3.png"/><Relationship Id="rId22" Type="http://schemas.openxmlformats.org/officeDocument/2006/relationships/hyperlink" Target="https://www.gtexportal.org/home/downloads/adult-gtex/qtl" TargetMode="External"/><Relationship Id="rId27" Type="http://schemas.openxmlformats.org/officeDocument/2006/relationships/hyperlink" Target="file:////Users/kyoko/Documents/VU/CTGLab/Lectures/2018_11_FUMApractice/&#8722;%2509Watanabe%20(2017)%20-%20Functional%20mapping%20and%20annotation%20of%20genetic%20associations%20with%20FUMA" TargetMode="External"/><Relationship Id="rId30" Type="http://schemas.openxmlformats.org/officeDocument/2006/relationships/hyperlink" Target="https://www.nature.com/articles/s41588-018-0151-7.pdf" TargetMode="External"/><Relationship Id="rId35" Type="http://schemas.openxmlformats.org/officeDocument/2006/relationships/fontTable" Target="fontTable.xml"/><Relationship Id="rId8" Type="http://schemas.openxmlformats.org/officeDocument/2006/relationships/hyperlink" Target="https://doi.org/10.1101/2025.10.10.25337470" TargetMode="External"/><Relationship Id="rId3" Type="http://schemas.openxmlformats.org/officeDocument/2006/relationships/styles" Target="styles.xm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14A63-0427-3C48-A8AB-970843E1E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12</Pages>
  <Words>4170</Words>
  <Characters>23772</Characters>
  <Application>Microsoft Office Word</Application>
  <DocSecurity>0</DocSecurity>
  <Lines>198</Lines>
  <Paragraphs>55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v. walree</dc:creator>
  <cp:keywords/>
  <dc:description/>
  <cp:lastModifiedBy>Microsoft Office User</cp:lastModifiedBy>
  <cp:revision>216</cp:revision>
  <dcterms:created xsi:type="dcterms:W3CDTF">2019-11-12T10:48:00Z</dcterms:created>
  <dcterms:modified xsi:type="dcterms:W3CDTF">2026-04-17T11:34:00Z</dcterms:modified>
</cp:coreProperties>
</file>